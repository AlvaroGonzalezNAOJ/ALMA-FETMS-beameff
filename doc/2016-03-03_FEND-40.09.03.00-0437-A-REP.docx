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A4A" w:rsidRDefault="00DC1022" w:rsidP="00C559A4">
      <w:pPr>
        <w:spacing w:after="240"/>
        <w:jc w:val="center"/>
        <w:rPr>
          <w:b/>
          <w:bCs/>
          <w:sz w:val="44"/>
          <w:szCs w:val="44"/>
        </w:rPr>
      </w:pPr>
      <w:bookmarkStart w:id="0" w:name="bmTitle"/>
      <w:r>
        <w:rPr>
          <w:b/>
          <w:bCs/>
          <w:sz w:val="44"/>
          <w:szCs w:val="44"/>
        </w:rPr>
        <w:t xml:space="preserve">&lt; </w:t>
      </w:r>
      <w:r w:rsidR="00015D00">
        <w:rPr>
          <w:b/>
          <w:bCs/>
          <w:sz w:val="44"/>
          <w:szCs w:val="44"/>
        </w:rPr>
        <w:t>Comparison of FETMS Beam Efficiency Calculator versions 1.x and 2.0</w:t>
      </w:r>
      <w:ins w:id="1" w:author="Morgan McLeod" w:date="2016-03-04T11:47:00Z">
        <w:r w:rsidR="00500230">
          <w:rPr>
            <w:b/>
            <w:bCs/>
            <w:sz w:val="44"/>
            <w:szCs w:val="44"/>
          </w:rPr>
          <w:t>.x</w:t>
        </w:r>
      </w:ins>
      <w:r>
        <w:rPr>
          <w:b/>
          <w:bCs/>
          <w:sz w:val="44"/>
          <w:szCs w:val="44"/>
        </w:rPr>
        <w:t xml:space="preserve"> &gt;</w:t>
      </w:r>
      <w:bookmarkEnd w:id="0"/>
    </w:p>
    <w:p w:rsidR="00DC1022" w:rsidRDefault="00DC1022" w:rsidP="00C559A4">
      <w:pPr>
        <w:spacing w:after="240"/>
        <w:jc w:val="center"/>
        <w:rPr>
          <w:sz w:val="36"/>
          <w:szCs w:val="36"/>
        </w:rPr>
      </w:pPr>
      <w:bookmarkStart w:id="2" w:name="bmDocNum"/>
      <w:r>
        <w:rPr>
          <w:sz w:val="36"/>
          <w:szCs w:val="36"/>
        </w:rPr>
        <w:t>&lt;</w:t>
      </w:r>
      <w:r w:rsidR="00452432" w:rsidRPr="00452432">
        <w:rPr>
          <w:sz w:val="36"/>
          <w:szCs w:val="36"/>
        </w:rPr>
        <w:t xml:space="preserve"> </w:t>
      </w:r>
      <w:r w:rsidR="00563A21" w:rsidRPr="00563A21">
        <w:rPr>
          <w:sz w:val="36"/>
          <w:szCs w:val="36"/>
        </w:rPr>
        <w:t>FEND-40.09.03.00-0437-A-REP</w:t>
      </w:r>
      <w:r>
        <w:rPr>
          <w:sz w:val="36"/>
          <w:szCs w:val="36"/>
        </w:rPr>
        <w:t xml:space="preserve"> &gt;</w:t>
      </w:r>
      <w:bookmarkEnd w:id="2"/>
    </w:p>
    <w:p w:rsidR="00C559A4" w:rsidRDefault="00C559A4" w:rsidP="00C559A4">
      <w:pPr>
        <w:spacing w:after="240"/>
        <w:jc w:val="center"/>
        <w:rPr>
          <w:sz w:val="36"/>
          <w:szCs w:val="36"/>
        </w:rPr>
      </w:pPr>
      <w:r>
        <w:rPr>
          <w:sz w:val="36"/>
          <w:szCs w:val="36"/>
        </w:rPr>
        <w:t xml:space="preserve">Status: </w:t>
      </w:r>
      <w:bookmarkStart w:id="3" w:name="bmStatus"/>
      <w:r>
        <w:rPr>
          <w:sz w:val="36"/>
          <w:szCs w:val="36"/>
        </w:rPr>
        <w:t xml:space="preserve">&lt; </w:t>
      </w:r>
      <w:r w:rsidR="00563A21">
        <w:rPr>
          <w:sz w:val="36"/>
          <w:szCs w:val="36"/>
        </w:rPr>
        <w:t>Draft</w:t>
      </w:r>
      <w:r w:rsidR="003E0215">
        <w:rPr>
          <w:sz w:val="36"/>
          <w:szCs w:val="36"/>
        </w:rPr>
        <w:t xml:space="preserve"> </w:t>
      </w:r>
      <w:r>
        <w:rPr>
          <w:sz w:val="36"/>
          <w:szCs w:val="36"/>
        </w:rPr>
        <w:t>&gt;</w:t>
      </w:r>
      <w:bookmarkEnd w:id="3"/>
    </w:p>
    <w:p w:rsidR="00A43A4A" w:rsidRPr="00C559A4" w:rsidRDefault="00DC1022" w:rsidP="00C559A4">
      <w:pPr>
        <w:spacing w:after="240" w:line="360" w:lineRule="auto"/>
        <w:jc w:val="center"/>
        <w:rPr>
          <w:sz w:val="36"/>
          <w:szCs w:val="36"/>
          <w:lang w:val="en-CA"/>
        </w:rPr>
      </w:pPr>
      <w:bookmarkStart w:id="4" w:name="bmDocDate"/>
      <w:r w:rsidRPr="00C559A4">
        <w:rPr>
          <w:sz w:val="36"/>
          <w:szCs w:val="36"/>
          <w:lang w:val="en-CA"/>
        </w:rPr>
        <w:t xml:space="preserve">&lt; </w:t>
      </w:r>
      <w:r w:rsidR="00DE476C" w:rsidRPr="00C559A4">
        <w:rPr>
          <w:sz w:val="36"/>
          <w:szCs w:val="36"/>
          <w:lang w:val="en-CA"/>
        </w:rPr>
        <w:t>201</w:t>
      </w:r>
      <w:r w:rsidR="00563A21">
        <w:rPr>
          <w:sz w:val="36"/>
          <w:szCs w:val="36"/>
          <w:lang w:val="en-CA"/>
        </w:rPr>
        <w:t>6</w:t>
      </w:r>
      <w:r w:rsidR="00DE476C" w:rsidRPr="00C559A4">
        <w:rPr>
          <w:sz w:val="36"/>
          <w:szCs w:val="36"/>
          <w:lang w:val="en-CA"/>
        </w:rPr>
        <w:t>-</w:t>
      </w:r>
      <w:del w:id="5" w:author="Morgan McLeod" w:date="2016-03-03T15:39:00Z">
        <w:r w:rsidR="00563A21" w:rsidDel="0030002F">
          <w:rPr>
            <w:sz w:val="36"/>
            <w:szCs w:val="36"/>
            <w:lang w:val="en-CA"/>
          </w:rPr>
          <w:delText>01</w:delText>
        </w:r>
      </w:del>
      <w:ins w:id="6" w:author="Morgan McLeod" w:date="2016-03-03T15:39:00Z">
        <w:r w:rsidR="0030002F">
          <w:rPr>
            <w:sz w:val="36"/>
            <w:szCs w:val="36"/>
            <w:lang w:val="en-CA"/>
          </w:rPr>
          <w:t>03</w:t>
        </w:r>
      </w:ins>
      <w:r w:rsidR="0063611B">
        <w:rPr>
          <w:sz w:val="36"/>
          <w:szCs w:val="36"/>
          <w:lang w:val="en-CA"/>
        </w:rPr>
        <w:t>-</w:t>
      </w:r>
      <w:del w:id="7" w:author="Morgan McLeod" w:date="2016-03-03T15:39:00Z">
        <w:r w:rsidR="00297EEA" w:rsidDel="0030002F">
          <w:rPr>
            <w:sz w:val="36"/>
            <w:szCs w:val="36"/>
            <w:lang w:val="en-CA"/>
          </w:rPr>
          <w:delText>26</w:delText>
        </w:r>
        <w:r w:rsidR="00FA64F8" w:rsidRPr="00C559A4" w:rsidDel="0030002F">
          <w:rPr>
            <w:sz w:val="36"/>
            <w:szCs w:val="36"/>
            <w:lang w:val="en-CA"/>
          </w:rPr>
          <w:delText xml:space="preserve"> </w:delText>
        </w:r>
      </w:del>
      <w:ins w:id="8" w:author="Morgan McLeod" w:date="2016-03-03T15:39:00Z">
        <w:r w:rsidR="0030002F">
          <w:rPr>
            <w:sz w:val="36"/>
            <w:szCs w:val="36"/>
            <w:lang w:val="en-CA"/>
          </w:rPr>
          <w:t>03</w:t>
        </w:r>
        <w:r w:rsidR="0030002F" w:rsidRPr="00C559A4">
          <w:rPr>
            <w:sz w:val="36"/>
            <w:szCs w:val="36"/>
            <w:lang w:val="en-CA"/>
          </w:rPr>
          <w:t xml:space="preserve"> </w:t>
        </w:r>
      </w:ins>
      <w:r w:rsidRPr="00C559A4">
        <w:rPr>
          <w:sz w:val="36"/>
          <w:szCs w:val="36"/>
          <w:lang w:val="en-CA"/>
        </w:rPr>
        <w:t>&gt;</w:t>
      </w:r>
      <w:bookmarkEnd w:id="4"/>
    </w:p>
    <w:p w:rsidR="00A43A4A" w:rsidRDefault="00A43A4A" w:rsidP="00A43A4A">
      <w:pPr>
        <w:jc w:val="center"/>
        <w:rPr>
          <w:sz w:val="28"/>
          <w:lang w:val="en-C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3403"/>
        <w:gridCol w:w="3227"/>
      </w:tblGrid>
      <w:tr w:rsidR="00A43A4A" w:rsidRPr="005A2270">
        <w:tc>
          <w:tcPr>
            <w:tcW w:w="1637" w:type="pct"/>
          </w:tcPr>
          <w:p w:rsidR="00A43A4A" w:rsidRPr="006E48EF" w:rsidRDefault="00A43A4A" w:rsidP="00C3515C">
            <w:pPr>
              <w:rPr>
                <w:b/>
                <w:lang w:val="en-CA"/>
              </w:rPr>
            </w:pPr>
            <w:r w:rsidRPr="006E48EF">
              <w:rPr>
                <w:b/>
                <w:lang w:val="en-CA"/>
              </w:rPr>
              <w:t>Prepared by:</w:t>
            </w:r>
          </w:p>
        </w:tc>
        <w:tc>
          <w:tcPr>
            <w:tcW w:w="1726" w:type="pct"/>
          </w:tcPr>
          <w:p w:rsidR="00A43A4A" w:rsidRPr="006E48EF" w:rsidRDefault="00A43A4A" w:rsidP="00C3515C">
            <w:pPr>
              <w:rPr>
                <w:b/>
                <w:lang w:val="en-CA"/>
              </w:rPr>
            </w:pPr>
            <w:r w:rsidRPr="006E48EF">
              <w:rPr>
                <w:b/>
                <w:lang w:val="en-CA"/>
              </w:rPr>
              <w:t>Organization</w:t>
            </w:r>
            <w:r>
              <w:rPr>
                <w:b/>
                <w:lang w:val="en-CA"/>
              </w:rPr>
              <w:t xml:space="preserve"> and Role</w:t>
            </w:r>
            <w:r w:rsidRPr="006E48EF">
              <w:rPr>
                <w:b/>
                <w:lang w:val="en-CA"/>
              </w:rPr>
              <w:t>:</w:t>
            </w:r>
          </w:p>
        </w:tc>
        <w:tc>
          <w:tcPr>
            <w:tcW w:w="1637" w:type="pct"/>
          </w:tcPr>
          <w:p w:rsidR="00A43A4A" w:rsidRPr="006E48EF" w:rsidRDefault="00A43A4A" w:rsidP="00C3515C">
            <w:pPr>
              <w:rPr>
                <w:b/>
                <w:lang w:val="en-CA"/>
              </w:rPr>
            </w:pPr>
            <w:r w:rsidRPr="006E48EF">
              <w:rPr>
                <w:b/>
                <w:lang w:val="en-CA"/>
              </w:rPr>
              <w:t>Date</w:t>
            </w:r>
            <w:r>
              <w:rPr>
                <w:b/>
                <w:lang w:val="en-CA"/>
              </w:rPr>
              <w:t xml:space="preserve"> and Signature</w:t>
            </w:r>
            <w:r w:rsidRPr="006E48EF">
              <w:rPr>
                <w:b/>
                <w:lang w:val="en-CA"/>
              </w:rPr>
              <w:t>:</w:t>
            </w:r>
          </w:p>
        </w:tc>
      </w:tr>
      <w:tr w:rsidR="00A43A4A" w:rsidRPr="005A2270">
        <w:trPr>
          <w:trHeight w:val="2268"/>
        </w:trPr>
        <w:tc>
          <w:tcPr>
            <w:tcW w:w="1637" w:type="pct"/>
            <w:vAlign w:val="center"/>
          </w:tcPr>
          <w:p w:rsidR="00A43A4A" w:rsidRPr="0063611B" w:rsidRDefault="0063611B" w:rsidP="00C3515C">
            <w:r w:rsidRPr="0063611B">
              <w:t xml:space="preserve">M. </w:t>
            </w:r>
            <w:r>
              <w:t>McLeod</w:t>
            </w:r>
          </w:p>
        </w:tc>
        <w:tc>
          <w:tcPr>
            <w:tcW w:w="1726" w:type="pct"/>
            <w:vAlign w:val="center"/>
          </w:tcPr>
          <w:p w:rsidR="00A43A4A" w:rsidRPr="006E48EF" w:rsidRDefault="00C3515C" w:rsidP="00C3515C">
            <w:pPr>
              <w:rPr>
                <w:lang w:val="en-CA"/>
              </w:rPr>
            </w:pPr>
            <w:r>
              <w:rPr>
                <w:lang w:val="en-CA"/>
              </w:rPr>
              <w:t>NRAO</w:t>
            </w:r>
          </w:p>
        </w:tc>
        <w:tc>
          <w:tcPr>
            <w:tcW w:w="1637" w:type="pct"/>
            <w:vAlign w:val="center"/>
          </w:tcPr>
          <w:p w:rsidR="00A43A4A" w:rsidRPr="006E48EF" w:rsidRDefault="0001341A" w:rsidP="0030002F">
            <w:pPr>
              <w:jc w:val="center"/>
              <w:rPr>
                <w:lang w:val="en-CA"/>
              </w:rPr>
            </w:pPr>
            <w:r>
              <w:rPr>
                <w:lang w:val="en-CA"/>
              </w:rPr>
              <w:t>2016</w:t>
            </w:r>
            <w:r w:rsidR="0063611B">
              <w:rPr>
                <w:lang w:val="en-CA"/>
              </w:rPr>
              <w:t>-</w:t>
            </w:r>
            <w:del w:id="9" w:author="Morgan McLeod" w:date="2016-03-03T15:39:00Z">
              <w:r w:rsidR="00015D00" w:rsidDel="0030002F">
                <w:rPr>
                  <w:lang w:val="en-CA"/>
                </w:rPr>
                <w:delText>01</w:delText>
              </w:r>
            </w:del>
            <w:ins w:id="10" w:author="Morgan McLeod" w:date="2016-03-03T15:39:00Z">
              <w:r w:rsidR="0030002F">
                <w:rPr>
                  <w:lang w:val="en-CA"/>
                </w:rPr>
                <w:t>03</w:t>
              </w:r>
            </w:ins>
            <w:r w:rsidR="0063611B">
              <w:rPr>
                <w:lang w:val="en-CA"/>
              </w:rPr>
              <w:t>-</w:t>
            </w:r>
            <w:del w:id="11" w:author="Morgan McLeod" w:date="2016-03-03T15:39:00Z">
              <w:r w:rsidR="00297EEA" w:rsidDel="0030002F">
                <w:rPr>
                  <w:lang w:val="en-CA"/>
                </w:rPr>
                <w:delText>26</w:delText>
              </w:r>
            </w:del>
            <w:ins w:id="12" w:author="Morgan McLeod" w:date="2016-03-03T15:39:00Z">
              <w:r w:rsidR="0030002F">
                <w:rPr>
                  <w:lang w:val="en-CA"/>
                </w:rPr>
                <w:t>03</w:t>
              </w:r>
            </w:ins>
          </w:p>
        </w:tc>
      </w:tr>
      <w:tr w:rsidR="00A43A4A" w:rsidRPr="00222165">
        <w:trPr>
          <w:trHeight w:val="269"/>
        </w:trPr>
        <w:tc>
          <w:tcPr>
            <w:tcW w:w="1637" w:type="pct"/>
          </w:tcPr>
          <w:p w:rsidR="00A43A4A" w:rsidRPr="00971370" w:rsidRDefault="00A43A4A" w:rsidP="00C3515C">
            <w:pPr>
              <w:rPr>
                <w:lang w:val="en-CA"/>
              </w:rPr>
            </w:pPr>
            <w:r>
              <w:rPr>
                <w:b/>
                <w:lang w:val="en-CA"/>
              </w:rPr>
              <w:t>Approved by</w:t>
            </w:r>
            <w:r w:rsidRPr="00971370">
              <w:rPr>
                <w:b/>
                <w:lang w:val="en-CA"/>
              </w:rPr>
              <w:t>:</w:t>
            </w:r>
          </w:p>
        </w:tc>
        <w:tc>
          <w:tcPr>
            <w:tcW w:w="1726" w:type="pct"/>
          </w:tcPr>
          <w:p w:rsidR="00A43A4A" w:rsidRPr="006E48EF" w:rsidRDefault="00A43A4A" w:rsidP="00C3515C">
            <w:pPr>
              <w:rPr>
                <w:b/>
                <w:lang w:val="en-CA"/>
              </w:rPr>
            </w:pPr>
            <w:r w:rsidRPr="006E48EF">
              <w:rPr>
                <w:b/>
                <w:lang w:val="en-CA"/>
              </w:rPr>
              <w:t>Organization</w:t>
            </w:r>
            <w:r>
              <w:rPr>
                <w:b/>
                <w:lang w:val="en-CA"/>
              </w:rPr>
              <w:t xml:space="preserve"> and Role</w:t>
            </w:r>
            <w:r w:rsidRPr="006E48EF">
              <w:rPr>
                <w:b/>
                <w:lang w:val="en-CA"/>
              </w:rPr>
              <w:t>:</w:t>
            </w:r>
          </w:p>
        </w:tc>
        <w:tc>
          <w:tcPr>
            <w:tcW w:w="1637" w:type="pct"/>
          </w:tcPr>
          <w:p w:rsidR="00A43A4A" w:rsidRPr="00971370" w:rsidRDefault="00A43A4A" w:rsidP="00C3515C">
            <w:pPr>
              <w:rPr>
                <w:lang w:val="en-CA"/>
              </w:rPr>
            </w:pPr>
            <w:r w:rsidRPr="006E48EF">
              <w:rPr>
                <w:b/>
                <w:lang w:val="en-CA"/>
              </w:rPr>
              <w:t>Date</w:t>
            </w:r>
            <w:r>
              <w:rPr>
                <w:b/>
                <w:lang w:val="en-CA"/>
              </w:rPr>
              <w:t xml:space="preserve"> and Signature</w:t>
            </w:r>
            <w:r w:rsidRPr="006E48EF">
              <w:rPr>
                <w:b/>
                <w:lang w:val="en-CA"/>
              </w:rPr>
              <w:t>:</w:t>
            </w:r>
          </w:p>
        </w:tc>
      </w:tr>
      <w:tr w:rsidR="00A43A4A" w:rsidRPr="00222165">
        <w:trPr>
          <w:trHeight w:val="2268"/>
        </w:trPr>
        <w:tc>
          <w:tcPr>
            <w:tcW w:w="1637" w:type="pct"/>
            <w:vAlign w:val="center"/>
          </w:tcPr>
          <w:p w:rsidR="00A43A4A" w:rsidRPr="005D1BEF" w:rsidRDefault="00A43A4A" w:rsidP="00C3515C">
            <w:pPr>
              <w:rPr>
                <w:lang w:val="en-CA"/>
              </w:rPr>
            </w:pPr>
          </w:p>
        </w:tc>
        <w:tc>
          <w:tcPr>
            <w:tcW w:w="1726" w:type="pct"/>
            <w:vAlign w:val="center"/>
          </w:tcPr>
          <w:p w:rsidR="00A43A4A" w:rsidRPr="00971370" w:rsidRDefault="00A43A4A" w:rsidP="00C3515C">
            <w:pPr>
              <w:rPr>
                <w:lang w:val="en-CA"/>
              </w:rPr>
            </w:pPr>
          </w:p>
        </w:tc>
        <w:tc>
          <w:tcPr>
            <w:tcW w:w="1637" w:type="pct"/>
            <w:vAlign w:val="center"/>
          </w:tcPr>
          <w:p w:rsidR="00A43A4A" w:rsidRPr="00971370" w:rsidRDefault="00A43A4A" w:rsidP="00C3515C">
            <w:pPr>
              <w:jc w:val="center"/>
              <w:rPr>
                <w:lang w:val="en-CA"/>
              </w:rPr>
            </w:pPr>
          </w:p>
        </w:tc>
      </w:tr>
      <w:tr w:rsidR="00A43A4A" w:rsidRPr="00076C6B">
        <w:tc>
          <w:tcPr>
            <w:tcW w:w="1637" w:type="pct"/>
          </w:tcPr>
          <w:p w:rsidR="00A43A4A" w:rsidRPr="00971370" w:rsidRDefault="00A43A4A" w:rsidP="00C3515C">
            <w:pPr>
              <w:rPr>
                <w:lang w:val="en-CA"/>
              </w:rPr>
            </w:pPr>
            <w:r>
              <w:rPr>
                <w:b/>
                <w:lang w:val="en-CA"/>
              </w:rPr>
              <w:t>Released by</w:t>
            </w:r>
            <w:r w:rsidRPr="00971370">
              <w:rPr>
                <w:b/>
                <w:lang w:val="en-CA"/>
              </w:rPr>
              <w:t>:</w:t>
            </w:r>
          </w:p>
        </w:tc>
        <w:tc>
          <w:tcPr>
            <w:tcW w:w="1726" w:type="pct"/>
          </w:tcPr>
          <w:p w:rsidR="00A43A4A" w:rsidRPr="006E48EF" w:rsidRDefault="00A43A4A" w:rsidP="00C3515C">
            <w:pPr>
              <w:rPr>
                <w:b/>
                <w:lang w:val="en-CA"/>
              </w:rPr>
            </w:pPr>
            <w:r w:rsidRPr="006E48EF">
              <w:rPr>
                <w:b/>
                <w:lang w:val="en-CA"/>
              </w:rPr>
              <w:t>Organization</w:t>
            </w:r>
            <w:r>
              <w:rPr>
                <w:b/>
                <w:lang w:val="en-CA"/>
              </w:rPr>
              <w:t xml:space="preserve"> and Role</w:t>
            </w:r>
            <w:r w:rsidRPr="006E48EF">
              <w:rPr>
                <w:b/>
                <w:lang w:val="en-CA"/>
              </w:rPr>
              <w:t>:</w:t>
            </w:r>
          </w:p>
        </w:tc>
        <w:tc>
          <w:tcPr>
            <w:tcW w:w="1637" w:type="pct"/>
          </w:tcPr>
          <w:p w:rsidR="00A43A4A" w:rsidRPr="00971370" w:rsidRDefault="00A43A4A" w:rsidP="00C3515C">
            <w:pPr>
              <w:rPr>
                <w:lang w:val="en-CA"/>
              </w:rPr>
            </w:pPr>
            <w:r w:rsidRPr="006E48EF">
              <w:rPr>
                <w:b/>
                <w:lang w:val="en-CA"/>
              </w:rPr>
              <w:t>Date</w:t>
            </w:r>
            <w:r>
              <w:rPr>
                <w:b/>
                <w:lang w:val="en-CA"/>
              </w:rPr>
              <w:t xml:space="preserve"> and Signature</w:t>
            </w:r>
            <w:r w:rsidRPr="006E48EF">
              <w:rPr>
                <w:b/>
                <w:lang w:val="en-CA"/>
              </w:rPr>
              <w:t>:</w:t>
            </w:r>
          </w:p>
        </w:tc>
      </w:tr>
      <w:tr w:rsidR="00A43A4A" w:rsidRPr="00076C6B">
        <w:trPr>
          <w:trHeight w:val="1134"/>
        </w:trPr>
        <w:tc>
          <w:tcPr>
            <w:tcW w:w="1637" w:type="pct"/>
            <w:vAlign w:val="center"/>
          </w:tcPr>
          <w:p w:rsidR="00A43A4A" w:rsidRPr="00971370" w:rsidRDefault="00A43A4A" w:rsidP="00C3515C">
            <w:pPr>
              <w:rPr>
                <w:lang w:val="en-CA"/>
              </w:rPr>
            </w:pPr>
          </w:p>
        </w:tc>
        <w:tc>
          <w:tcPr>
            <w:tcW w:w="1726" w:type="pct"/>
            <w:vAlign w:val="center"/>
          </w:tcPr>
          <w:p w:rsidR="00A43A4A" w:rsidRPr="00971370" w:rsidRDefault="00A43A4A" w:rsidP="00C3515C">
            <w:pPr>
              <w:rPr>
                <w:lang w:val="en-CA"/>
              </w:rPr>
            </w:pPr>
          </w:p>
        </w:tc>
        <w:tc>
          <w:tcPr>
            <w:tcW w:w="1637" w:type="pct"/>
            <w:vAlign w:val="center"/>
          </w:tcPr>
          <w:p w:rsidR="00A43A4A" w:rsidRPr="00971370" w:rsidRDefault="00A43A4A" w:rsidP="00C3515C">
            <w:pPr>
              <w:jc w:val="center"/>
              <w:rPr>
                <w:lang w:val="en-CA"/>
              </w:rPr>
            </w:pPr>
          </w:p>
        </w:tc>
      </w:tr>
    </w:tbl>
    <w:p w:rsidR="00624FDB" w:rsidRDefault="00624FDB" w:rsidP="00C57983">
      <w:pPr>
        <w:pageBreakBefore/>
        <w:jc w:val="center"/>
        <w:rPr>
          <w:b/>
          <w:sz w:val="28"/>
          <w:lang w:val="en-CA"/>
        </w:rPr>
      </w:pPr>
      <w:r w:rsidRPr="005A2270">
        <w:rPr>
          <w:b/>
          <w:sz w:val="28"/>
          <w:lang w:val="en-CA"/>
        </w:rPr>
        <w:lastRenderedPageBreak/>
        <w:t>Change Record</w:t>
      </w:r>
    </w:p>
    <w:p w:rsidR="00121069" w:rsidRPr="005A2270" w:rsidRDefault="00121069" w:rsidP="00121069">
      <w:pPr>
        <w:jc w:val="center"/>
        <w:rPr>
          <w:b/>
          <w:sz w:val="28"/>
          <w:lang w:val="en-C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8"/>
        <w:gridCol w:w="1435"/>
        <w:gridCol w:w="1311"/>
        <w:gridCol w:w="1997"/>
        <w:gridCol w:w="4116"/>
      </w:tblGrid>
      <w:tr w:rsidR="00624FDB" w:rsidRPr="005A2270">
        <w:trPr>
          <w:trHeight w:val="450"/>
        </w:trPr>
        <w:tc>
          <w:tcPr>
            <w:tcW w:w="506"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Version</w:t>
            </w:r>
          </w:p>
        </w:tc>
        <w:tc>
          <w:tcPr>
            <w:tcW w:w="728"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Date</w:t>
            </w:r>
          </w:p>
        </w:tc>
        <w:tc>
          <w:tcPr>
            <w:tcW w:w="665"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Affected Section(s)</w:t>
            </w:r>
          </w:p>
        </w:tc>
        <w:tc>
          <w:tcPr>
            <w:tcW w:w="1013" w:type="pct"/>
            <w:tcBorders>
              <w:top w:val="single" w:sz="18" w:space="0" w:color="auto"/>
              <w:left w:val="single" w:sz="18" w:space="0" w:color="auto"/>
              <w:bottom w:val="single" w:sz="18" w:space="0" w:color="auto"/>
              <w:right w:val="single" w:sz="18" w:space="0" w:color="auto"/>
            </w:tcBorders>
            <w:vAlign w:val="center"/>
          </w:tcPr>
          <w:p w:rsidR="00624FDB" w:rsidRPr="005A2270" w:rsidRDefault="00134092" w:rsidP="00134092">
            <w:pPr>
              <w:rPr>
                <w:b/>
                <w:sz w:val="20"/>
                <w:lang w:val="en-CA"/>
              </w:rPr>
            </w:pPr>
            <w:r>
              <w:rPr>
                <w:b/>
                <w:sz w:val="20"/>
                <w:lang w:val="en-CA"/>
              </w:rPr>
              <w:t xml:space="preserve">Author </w:t>
            </w:r>
          </w:p>
        </w:tc>
        <w:tc>
          <w:tcPr>
            <w:tcW w:w="2088"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Reason/Initiation/Remarks</w:t>
            </w:r>
          </w:p>
        </w:tc>
      </w:tr>
      <w:tr w:rsidR="00624FDB" w:rsidRPr="005A2270">
        <w:trPr>
          <w:trHeight w:val="397"/>
        </w:trPr>
        <w:tc>
          <w:tcPr>
            <w:tcW w:w="506" w:type="pct"/>
            <w:tcBorders>
              <w:top w:val="nil"/>
            </w:tcBorders>
            <w:vAlign w:val="center"/>
          </w:tcPr>
          <w:p w:rsidR="009E4651" w:rsidRPr="005A2270" w:rsidRDefault="00C3515C" w:rsidP="00391962">
            <w:pPr>
              <w:rPr>
                <w:sz w:val="20"/>
                <w:lang w:val="en-CA"/>
              </w:rPr>
            </w:pPr>
            <w:r>
              <w:rPr>
                <w:sz w:val="20"/>
                <w:lang w:val="en-CA"/>
              </w:rPr>
              <w:t>A</w:t>
            </w:r>
            <w:r w:rsidR="00E207A7">
              <w:rPr>
                <w:sz w:val="20"/>
                <w:lang w:val="en-CA"/>
              </w:rPr>
              <w:t>1</w:t>
            </w:r>
          </w:p>
        </w:tc>
        <w:tc>
          <w:tcPr>
            <w:tcW w:w="728" w:type="pct"/>
            <w:tcBorders>
              <w:top w:val="nil"/>
            </w:tcBorders>
            <w:vAlign w:val="center"/>
          </w:tcPr>
          <w:p w:rsidR="009E4651" w:rsidRPr="005A2270" w:rsidRDefault="0063611B" w:rsidP="007A5D93">
            <w:pPr>
              <w:rPr>
                <w:sz w:val="20"/>
                <w:lang w:val="en-CA"/>
              </w:rPr>
            </w:pPr>
            <w:r>
              <w:rPr>
                <w:sz w:val="20"/>
                <w:lang w:val="en-CA"/>
              </w:rPr>
              <w:t>201</w:t>
            </w:r>
            <w:r w:rsidR="00FA64F8">
              <w:rPr>
                <w:sz w:val="20"/>
                <w:lang w:val="en-CA"/>
              </w:rPr>
              <w:t>6</w:t>
            </w:r>
            <w:r>
              <w:rPr>
                <w:sz w:val="20"/>
                <w:lang w:val="en-CA"/>
              </w:rPr>
              <w:t>-</w:t>
            </w:r>
            <w:r w:rsidR="00015D00">
              <w:rPr>
                <w:sz w:val="20"/>
                <w:lang w:val="en-CA"/>
              </w:rPr>
              <w:t>01-12</w:t>
            </w:r>
          </w:p>
        </w:tc>
        <w:tc>
          <w:tcPr>
            <w:tcW w:w="665" w:type="pct"/>
            <w:tcBorders>
              <w:top w:val="nil"/>
            </w:tcBorders>
            <w:vAlign w:val="center"/>
          </w:tcPr>
          <w:p w:rsidR="009E4651" w:rsidRPr="005A2270" w:rsidRDefault="009E4651" w:rsidP="00391962">
            <w:pPr>
              <w:rPr>
                <w:sz w:val="20"/>
                <w:lang w:val="en-CA"/>
              </w:rPr>
            </w:pPr>
          </w:p>
        </w:tc>
        <w:tc>
          <w:tcPr>
            <w:tcW w:w="1013" w:type="pct"/>
            <w:tcBorders>
              <w:top w:val="nil"/>
            </w:tcBorders>
            <w:vAlign w:val="center"/>
          </w:tcPr>
          <w:p w:rsidR="00F5084F" w:rsidRPr="005A2270" w:rsidRDefault="0063611B" w:rsidP="00391962">
            <w:pPr>
              <w:rPr>
                <w:sz w:val="20"/>
                <w:lang w:val="en-CA"/>
              </w:rPr>
            </w:pPr>
            <w:r>
              <w:rPr>
                <w:sz w:val="20"/>
                <w:lang w:val="en-CA"/>
              </w:rPr>
              <w:t>M. McLeod</w:t>
            </w:r>
          </w:p>
        </w:tc>
        <w:tc>
          <w:tcPr>
            <w:tcW w:w="2088" w:type="pct"/>
            <w:tcBorders>
              <w:top w:val="nil"/>
            </w:tcBorders>
            <w:vAlign w:val="center"/>
          </w:tcPr>
          <w:p w:rsidR="00304C95" w:rsidRPr="005A2270" w:rsidRDefault="00015D00" w:rsidP="007A5D93">
            <w:pPr>
              <w:rPr>
                <w:sz w:val="20"/>
                <w:lang w:val="en-CA"/>
              </w:rPr>
            </w:pPr>
            <w:r>
              <w:rPr>
                <w:sz w:val="20"/>
                <w:lang w:val="en-CA"/>
              </w:rPr>
              <w:t>Initial draft</w:t>
            </w:r>
          </w:p>
        </w:tc>
      </w:tr>
      <w:tr w:rsidR="00624FDB" w:rsidRPr="005A2270">
        <w:trPr>
          <w:trHeight w:val="397"/>
        </w:trPr>
        <w:tc>
          <w:tcPr>
            <w:tcW w:w="506" w:type="pct"/>
            <w:vAlign w:val="center"/>
          </w:tcPr>
          <w:p w:rsidR="00624FDB" w:rsidRPr="005A2270" w:rsidRDefault="00FA64F8" w:rsidP="00391962">
            <w:pPr>
              <w:rPr>
                <w:sz w:val="20"/>
                <w:szCs w:val="20"/>
                <w:lang w:val="en-CA"/>
              </w:rPr>
            </w:pPr>
            <w:r>
              <w:rPr>
                <w:sz w:val="20"/>
                <w:szCs w:val="20"/>
                <w:lang w:val="en-CA"/>
              </w:rPr>
              <w:t>A2</w:t>
            </w:r>
          </w:p>
        </w:tc>
        <w:tc>
          <w:tcPr>
            <w:tcW w:w="728" w:type="pct"/>
            <w:vAlign w:val="center"/>
          </w:tcPr>
          <w:p w:rsidR="00624FDB" w:rsidRPr="005A2270" w:rsidRDefault="00FA64F8" w:rsidP="00391962">
            <w:pPr>
              <w:rPr>
                <w:sz w:val="20"/>
                <w:szCs w:val="20"/>
                <w:lang w:val="en-CA"/>
              </w:rPr>
            </w:pPr>
            <w:r>
              <w:rPr>
                <w:sz w:val="20"/>
                <w:szCs w:val="20"/>
                <w:lang w:val="en-CA"/>
              </w:rPr>
              <w:t>2016-01-14</w:t>
            </w:r>
          </w:p>
        </w:tc>
        <w:tc>
          <w:tcPr>
            <w:tcW w:w="665" w:type="pct"/>
            <w:vAlign w:val="center"/>
          </w:tcPr>
          <w:p w:rsidR="00624FDB" w:rsidRPr="005A2270" w:rsidRDefault="00624FDB" w:rsidP="00391962">
            <w:pPr>
              <w:rPr>
                <w:sz w:val="20"/>
                <w:szCs w:val="20"/>
                <w:lang w:val="en-CA"/>
              </w:rPr>
            </w:pPr>
          </w:p>
        </w:tc>
        <w:tc>
          <w:tcPr>
            <w:tcW w:w="1013" w:type="pct"/>
            <w:vAlign w:val="center"/>
          </w:tcPr>
          <w:p w:rsidR="00624FDB" w:rsidRPr="005A2270" w:rsidRDefault="00FA64F8" w:rsidP="00391962">
            <w:pPr>
              <w:rPr>
                <w:sz w:val="20"/>
                <w:szCs w:val="20"/>
                <w:lang w:val="en-CA"/>
              </w:rPr>
            </w:pPr>
            <w:r>
              <w:rPr>
                <w:sz w:val="20"/>
                <w:lang w:val="en-CA"/>
              </w:rPr>
              <w:t>M. McLeod</w:t>
            </w:r>
          </w:p>
        </w:tc>
        <w:tc>
          <w:tcPr>
            <w:tcW w:w="2088" w:type="pct"/>
            <w:vAlign w:val="center"/>
          </w:tcPr>
          <w:p w:rsidR="00DB7BB7" w:rsidRPr="005A2270" w:rsidRDefault="00FA64F8" w:rsidP="00E207A7">
            <w:pPr>
              <w:rPr>
                <w:sz w:val="20"/>
                <w:szCs w:val="20"/>
                <w:lang w:val="en-CA"/>
              </w:rPr>
            </w:pPr>
            <w:r>
              <w:rPr>
                <w:sz w:val="20"/>
                <w:szCs w:val="20"/>
                <w:lang w:val="en-CA"/>
              </w:rPr>
              <w:t>Minor edits and typos</w:t>
            </w:r>
          </w:p>
        </w:tc>
      </w:tr>
      <w:tr w:rsidR="00FD06BF" w:rsidRPr="005A2270">
        <w:trPr>
          <w:trHeight w:val="397"/>
        </w:trPr>
        <w:tc>
          <w:tcPr>
            <w:tcW w:w="506" w:type="pct"/>
            <w:vAlign w:val="center"/>
          </w:tcPr>
          <w:p w:rsidR="00FD06BF" w:rsidRPr="005A2270" w:rsidRDefault="00FD06BF" w:rsidP="00391962">
            <w:pPr>
              <w:rPr>
                <w:sz w:val="20"/>
                <w:szCs w:val="20"/>
                <w:lang w:val="en-CA"/>
              </w:rPr>
            </w:pPr>
            <w:r>
              <w:rPr>
                <w:sz w:val="20"/>
                <w:szCs w:val="20"/>
                <w:lang w:val="en-CA"/>
              </w:rPr>
              <w:t>A3</w:t>
            </w:r>
          </w:p>
        </w:tc>
        <w:tc>
          <w:tcPr>
            <w:tcW w:w="728" w:type="pct"/>
            <w:vAlign w:val="center"/>
          </w:tcPr>
          <w:p w:rsidR="00FD06BF" w:rsidRPr="005A2270" w:rsidRDefault="00FD06BF" w:rsidP="00933E12">
            <w:pPr>
              <w:rPr>
                <w:sz w:val="20"/>
                <w:szCs w:val="20"/>
                <w:lang w:val="en-CA"/>
              </w:rPr>
            </w:pPr>
            <w:r>
              <w:rPr>
                <w:sz w:val="20"/>
                <w:szCs w:val="20"/>
                <w:lang w:val="en-CA"/>
              </w:rPr>
              <w:t>2016-01-26</w:t>
            </w: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roofErr w:type="spellStart"/>
            <w:r>
              <w:rPr>
                <w:sz w:val="20"/>
                <w:szCs w:val="20"/>
                <w:lang w:val="en-CA"/>
              </w:rPr>
              <w:t>Jee</w:t>
            </w:r>
            <w:proofErr w:type="spellEnd"/>
          </w:p>
        </w:tc>
        <w:tc>
          <w:tcPr>
            <w:tcW w:w="2088" w:type="pct"/>
            <w:vAlign w:val="center"/>
          </w:tcPr>
          <w:p w:rsidR="00FD06BF" w:rsidRPr="005A2270" w:rsidRDefault="00FD06BF" w:rsidP="00133E2B">
            <w:pPr>
              <w:rPr>
                <w:sz w:val="20"/>
                <w:szCs w:val="20"/>
                <w:lang w:val="en-CA"/>
              </w:rPr>
            </w:pPr>
            <w:r>
              <w:rPr>
                <w:sz w:val="20"/>
                <w:szCs w:val="20"/>
                <w:lang w:val="en-CA"/>
              </w:rPr>
              <w:t>Added Executive Summary</w:t>
            </w:r>
          </w:p>
        </w:tc>
      </w:tr>
      <w:tr w:rsidR="00FD06BF" w:rsidRPr="005A2270">
        <w:trPr>
          <w:trHeight w:val="397"/>
        </w:trPr>
        <w:tc>
          <w:tcPr>
            <w:tcW w:w="506" w:type="pct"/>
            <w:vAlign w:val="center"/>
          </w:tcPr>
          <w:p w:rsidR="00FD06BF" w:rsidRPr="005A2270" w:rsidRDefault="00FD06BF" w:rsidP="00FD06BF">
            <w:pPr>
              <w:rPr>
                <w:sz w:val="20"/>
                <w:szCs w:val="20"/>
                <w:lang w:val="en-CA"/>
              </w:rPr>
            </w:pPr>
            <w:r>
              <w:rPr>
                <w:sz w:val="20"/>
                <w:szCs w:val="20"/>
                <w:lang w:val="en-CA"/>
              </w:rPr>
              <w:t>A4</w:t>
            </w:r>
          </w:p>
        </w:tc>
        <w:tc>
          <w:tcPr>
            <w:tcW w:w="728" w:type="pct"/>
            <w:vAlign w:val="center"/>
          </w:tcPr>
          <w:p w:rsidR="00FD06BF" w:rsidRPr="005A2270" w:rsidRDefault="00FD06BF" w:rsidP="00391962">
            <w:pPr>
              <w:rPr>
                <w:sz w:val="20"/>
                <w:szCs w:val="20"/>
                <w:lang w:val="en-CA"/>
              </w:rPr>
            </w:pPr>
            <w:r>
              <w:rPr>
                <w:sz w:val="20"/>
                <w:szCs w:val="20"/>
                <w:lang w:val="en-CA"/>
              </w:rPr>
              <w:t>2016-01-26</w:t>
            </w: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r>
              <w:rPr>
                <w:sz w:val="20"/>
                <w:szCs w:val="20"/>
                <w:lang w:val="en-CA"/>
              </w:rPr>
              <w:t>M. McLeod</w:t>
            </w:r>
          </w:p>
        </w:tc>
        <w:tc>
          <w:tcPr>
            <w:tcW w:w="2088" w:type="pct"/>
            <w:vAlign w:val="center"/>
          </w:tcPr>
          <w:p w:rsidR="00FD06BF" w:rsidRPr="00C559A4" w:rsidRDefault="00FD06BF" w:rsidP="00FD06BF">
            <w:pPr>
              <w:rPr>
                <w:sz w:val="20"/>
                <w:szCs w:val="20"/>
                <w:lang w:val="en-CA"/>
              </w:rPr>
            </w:pPr>
            <w:r>
              <w:rPr>
                <w:sz w:val="20"/>
                <w:szCs w:val="20"/>
                <w:lang w:val="en-CA"/>
              </w:rPr>
              <w:t>Minor edits, comments from Saini</w:t>
            </w:r>
            <w:r w:rsidR="002360B4">
              <w:rPr>
                <w:sz w:val="20"/>
                <w:szCs w:val="20"/>
                <w:lang w:val="en-CA"/>
              </w:rPr>
              <w:t xml:space="preserve"> and </w:t>
            </w:r>
            <w:proofErr w:type="spellStart"/>
            <w:r w:rsidR="002360B4">
              <w:rPr>
                <w:sz w:val="20"/>
                <w:szCs w:val="20"/>
                <w:lang w:val="en-CA"/>
              </w:rPr>
              <w:t>Effland</w:t>
            </w:r>
            <w:proofErr w:type="spellEnd"/>
          </w:p>
        </w:tc>
      </w:tr>
      <w:tr w:rsidR="00FD06BF" w:rsidRPr="005A2270" w:rsidTr="00A92AC8">
        <w:trPr>
          <w:trHeight w:val="397"/>
        </w:trPr>
        <w:tc>
          <w:tcPr>
            <w:tcW w:w="506" w:type="pct"/>
            <w:vAlign w:val="center"/>
          </w:tcPr>
          <w:p w:rsidR="00FD06BF" w:rsidRPr="005A2270" w:rsidRDefault="0030002F" w:rsidP="00D915CA">
            <w:pPr>
              <w:rPr>
                <w:sz w:val="20"/>
                <w:szCs w:val="20"/>
                <w:lang w:val="en-CA"/>
              </w:rPr>
            </w:pPr>
            <w:ins w:id="13" w:author="Morgan McLeod" w:date="2016-03-03T15:39:00Z">
              <w:r>
                <w:rPr>
                  <w:sz w:val="20"/>
                  <w:szCs w:val="20"/>
                  <w:lang w:val="en-CA"/>
                </w:rPr>
                <w:t>A5</w:t>
              </w:r>
            </w:ins>
          </w:p>
        </w:tc>
        <w:tc>
          <w:tcPr>
            <w:tcW w:w="728" w:type="pct"/>
            <w:vAlign w:val="center"/>
          </w:tcPr>
          <w:p w:rsidR="00FD06BF" w:rsidRPr="005A2270" w:rsidRDefault="0030002F" w:rsidP="00A92AC8">
            <w:pPr>
              <w:rPr>
                <w:sz w:val="20"/>
                <w:szCs w:val="20"/>
                <w:lang w:val="en-CA"/>
              </w:rPr>
            </w:pPr>
            <w:ins w:id="14" w:author="Morgan McLeod" w:date="2016-03-03T15:39:00Z">
              <w:r>
                <w:rPr>
                  <w:sz w:val="20"/>
                  <w:szCs w:val="20"/>
                  <w:lang w:val="en-CA"/>
                </w:rPr>
                <w:t>2016-03-03</w:t>
              </w:r>
            </w:ins>
          </w:p>
        </w:tc>
        <w:tc>
          <w:tcPr>
            <w:tcW w:w="665" w:type="pct"/>
          </w:tcPr>
          <w:p w:rsidR="00FD06BF" w:rsidRPr="0063611B" w:rsidRDefault="004D2D4E" w:rsidP="0063611B">
            <w:pPr>
              <w:rPr>
                <w:sz w:val="20"/>
                <w:szCs w:val="20"/>
                <w:lang w:val="en-CA"/>
              </w:rPr>
            </w:pPr>
            <w:ins w:id="15" w:author="Morgan McLeod" w:date="2016-03-04T12:20:00Z">
              <w:r>
                <w:rPr>
                  <w:sz w:val="20"/>
                  <w:szCs w:val="20"/>
                  <w:lang w:val="en-CA"/>
                </w:rPr>
                <w:t>all</w:t>
              </w:r>
            </w:ins>
          </w:p>
        </w:tc>
        <w:tc>
          <w:tcPr>
            <w:tcW w:w="1013" w:type="pct"/>
            <w:vAlign w:val="center"/>
          </w:tcPr>
          <w:p w:rsidR="00FD06BF" w:rsidRPr="005A2270" w:rsidRDefault="0030002F" w:rsidP="00D915CA">
            <w:pPr>
              <w:rPr>
                <w:sz w:val="20"/>
                <w:szCs w:val="20"/>
                <w:lang w:val="en-CA"/>
              </w:rPr>
            </w:pPr>
            <w:ins w:id="16" w:author="Morgan McLeod" w:date="2016-03-03T15:39:00Z">
              <w:r>
                <w:rPr>
                  <w:sz w:val="20"/>
                  <w:szCs w:val="20"/>
                  <w:lang w:val="en-CA"/>
                </w:rPr>
                <w:t>M. McLeod</w:t>
              </w:r>
            </w:ins>
          </w:p>
        </w:tc>
        <w:tc>
          <w:tcPr>
            <w:tcW w:w="2088" w:type="pct"/>
          </w:tcPr>
          <w:p w:rsidR="00FD06BF" w:rsidRPr="0063611B" w:rsidRDefault="004D2D4E" w:rsidP="0063611B">
            <w:pPr>
              <w:rPr>
                <w:sz w:val="20"/>
                <w:szCs w:val="20"/>
                <w:lang w:val="en-CA"/>
              </w:rPr>
            </w:pPr>
            <w:ins w:id="17" w:author="Morgan McLeod" w:date="2016-03-04T12:21:00Z">
              <w:r>
                <w:rPr>
                  <w:sz w:val="20"/>
                  <w:szCs w:val="20"/>
                  <w:lang w:val="en-CA"/>
                </w:rPr>
                <w:t>Comments from Alvaro Gonzales, reprocessed band 1 data with 2.0.4</w:t>
              </w:r>
            </w:ins>
            <w:bookmarkStart w:id="18" w:name="_GoBack"/>
            <w:bookmarkEnd w:id="18"/>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bl>
    <w:p w:rsidR="00F5084F" w:rsidRDefault="00F5084F">
      <w:pPr>
        <w:rPr>
          <w:lang w:val="en-CA"/>
        </w:rPr>
      </w:pPr>
    </w:p>
    <w:p w:rsidR="002360B4" w:rsidRDefault="008A4E83" w:rsidP="00320CC4">
      <w:pPr>
        <w:pStyle w:val="Heading1"/>
      </w:pPr>
      <w:bookmarkStart w:id="19" w:name="_Toc444856277"/>
      <w:r>
        <w:t>Executive Summary</w:t>
      </w:r>
      <w:bookmarkEnd w:id="19"/>
    </w:p>
    <w:p w:rsidR="00FD06BF" w:rsidRDefault="00FD06BF" w:rsidP="00FD06BF">
      <w:pPr>
        <w:rPr>
          <w:lang w:val="en-CA"/>
        </w:rPr>
      </w:pPr>
      <w:r>
        <w:rPr>
          <w:lang w:val="en-CA"/>
        </w:rPr>
        <w:t xml:space="preserve">Software to calculate beam efficiency from measured patterns for ALMA front ends was rewritten to improve maintainability and usability, and several new features have been added.   This document describes the regression test results that </w:t>
      </w:r>
      <w:proofErr w:type="gramStart"/>
      <w:r w:rsidR="00C665F1">
        <w:rPr>
          <w:lang w:val="en-CA"/>
        </w:rPr>
        <w:t>compares</w:t>
      </w:r>
      <w:proofErr w:type="gramEnd"/>
      <w:r w:rsidR="00C665F1">
        <w:rPr>
          <w:lang w:val="en-CA"/>
        </w:rPr>
        <w:t xml:space="preserve"> the new</w:t>
      </w:r>
      <w:r>
        <w:rPr>
          <w:lang w:val="en-CA"/>
        </w:rPr>
        <w:t xml:space="preserve"> software to the old software and shows that generally the software duplicates the efficiency percentages to within 4 or 5 decimal places, which his at the limit of the single-precision used for most of the calculations.  Comparisons for Band 1, Band 2, and Band 6 are shown.  </w:t>
      </w:r>
    </w:p>
    <w:p w:rsidR="00FD06BF" w:rsidRDefault="00FD06BF" w:rsidP="00FD06BF">
      <w:pPr>
        <w:rPr>
          <w:lang w:val="en-CA"/>
        </w:rPr>
      </w:pPr>
    </w:p>
    <w:p w:rsidR="00FD06BF" w:rsidRDefault="00FD06BF" w:rsidP="00FD06BF">
      <w:pPr>
        <w:rPr>
          <w:lang w:val="en-CA"/>
        </w:rPr>
      </w:pPr>
      <w:r>
        <w:rPr>
          <w:lang w:val="en-CA"/>
        </w:rPr>
        <w:t>Minor discrepancies are found in calculating the phase center and consequently phase fit and phase efficiency.  The phase center is determined from an optimization routine that maximizes phase efficiency and is sensitive to the initial phase center guess (Section</w:t>
      </w:r>
      <w:r w:rsidR="002360B4">
        <w:rPr>
          <w:lang w:val="en-CA"/>
        </w:rPr>
        <w:t xml:space="preserve"> </w:t>
      </w:r>
      <w:r w:rsidR="002360B4">
        <w:rPr>
          <w:lang w:val="en-CA"/>
        </w:rPr>
        <w:fldChar w:fldCharType="begin"/>
      </w:r>
      <w:r w:rsidR="002360B4">
        <w:rPr>
          <w:lang w:val="en-CA"/>
        </w:rPr>
        <w:instrText xml:space="preserve"> REF _Ref441584924 \r \h </w:instrText>
      </w:r>
      <w:r w:rsidR="002360B4">
        <w:rPr>
          <w:lang w:val="en-CA"/>
        </w:rPr>
      </w:r>
      <w:r w:rsidR="002360B4">
        <w:rPr>
          <w:lang w:val="en-CA"/>
        </w:rPr>
        <w:fldChar w:fldCharType="separate"/>
      </w:r>
      <w:r w:rsidR="00AA5C56">
        <w:rPr>
          <w:lang w:val="en-CA"/>
        </w:rPr>
        <w:t>4.3</w:t>
      </w:r>
      <w:r w:rsidR="002360B4">
        <w:rPr>
          <w:lang w:val="en-CA"/>
        </w:rPr>
        <w:fldChar w:fldCharType="end"/>
      </w:r>
      <w:r>
        <w:rPr>
          <w:lang w:val="en-CA"/>
        </w:rPr>
        <w:t>).   Hills warns that the phase center z-distance has large uncertainty [RD3, Section 4] because the large f/D = 8 for ALMA antennas results in little phase change across the aperture for significant changes in z.   Also, phase wrapping causes uncertainty and consequently, the optimization routine is sensitive to initial conditions, as described in Section</w:t>
      </w:r>
      <w:r w:rsidR="002360B4">
        <w:rPr>
          <w:lang w:val="en-CA"/>
        </w:rPr>
        <w:t xml:space="preserve"> </w:t>
      </w:r>
      <w:r w:rsidR="002360B4">
        <w:rPr>
          <w:lang w:val="en-CA"/>
        </w:rPr>
        <w:fldChar w:fldCharType="begin"/>
      </w:r>
      <w:r w:rsidR="002360B4">
        <w:rPr>
          <w:lang w:val="en-CA"/>
        </w:rPr>
        <w:instrText xml:space="preserve"> REF _Ref441584954 \r \h </w:instrText>
      </w:r>
      <w:r w:rsidR="002360B4">
        <w:rPr>
          <w:lang w:val="en-CA"/>
        </w:rPr>
      </w:r>
      <w:r w:rsidR="002360B4">
        <w:rPr>
          <w:lang w:val="en-CA"/>
        </w:rPr>
        <w:fldChar w:fldCharType="separate"/>
      </w:r>
      <w:r w:rsidR="00AA5C56">
        <w:rPr>
          <w:lang w:val="en-CA"/>
        </w:rPr>
        <w:t>4.3</w:t>
      </w:r>
      <w:r w:rsidR="002360B4">
        <w:rPr>
          <w:lang w:val="en-CA"/>
        </w:rPr>
        <w:fldChar w:fldCharType="end"/>
      </w:r>
      <w:r>
        <w:rPr>
          <w:lang w:val="en-CA"/>
        </w:rPr>
        <w:t>.  Although large discrepancies occur for the Band 1 case (</w:t>
      </w:r>
      <w:r w:rsidR="002360B4">
        <w:rPr>
          <w:lang w:val="en-CA"/>
        </w:rPr>
        <w:fldChar w:fldCharType="begin"/>
      </w:r>
      <w:r w:rsidR="002360B4">
        <w:rPr>
          <w:lang w:val="en-CA"/>
        </w:rPr>
        <w:instrText xml:space="preserve"> REF _Ref441584994 \h </w:instrText>
      </w:r>
      <w:r w:rsidR="002360B4">
        <w:rPr>
          <w:lang w:val="en-CA"/>
        </w:rPr>
      </w:r>
      <w:r w:rsidR="002360B4">
        <w:rPr>
          <w:lang w:val="en-CA"/>
        </w:rPr>
        <w:fldChar w:fldCharType="separate"/>
      </w:r>
      <w:r w:rsidR="00AA5C56">
        <w:t xml:space="preserve">Figure </w:t>
      </w:r>
      <w:r w:rsidR="00AA5C56">
        <w:rPr>
          <w:noProof/>
        </w:rPr>
        <w:t>8</w:t>
      </w:r>
      <w:r w:rsidR="002360B4">
        <w:rPr>
          <w:lang w:val="en-CA"/>
        </w:rPr>
        <w:fldChar w:fldCharType="end"/>
      </w:r>
      <w:r>
        <w:rPr>
          <w:lang w:val="en-CA"/>
        </w:rPr>
        <w:t>), those are likely due to different initial conditions, and differences in Band 2 (</w:t>
      </w:r>
      <w:r w:rsidR="002360B4">
        <w:rPr>
          <w:lang w:val="en-CA"/>
        </w:rPr>
        <w:fldChar w:fldCharType="begin"/>
      </w:r>
      <w:r w:rsidR="002360B4">
        <w:rPr>
          <w:lang w:val="en-CA"/>
        </w:rPr>
        <w:instrText xml:space="preserve"> REF _Ref441585018 \h </w:instrText>
      </w:r>
      <w:r w:rsidR="002360B4">
        <w:rPr>
          <w:lang w:val="en-CA"/>
        </w:rPr>
      </w:r>
      <w:r w:rsidR="002360B4">
        <w:rPr>
          <w:lang w:val="en-CA"/>
        </w:rPr>
        <w:fldChar w:fldCharType="separate"/>
      </w:r>
      <w:r w:rsidR="00AA5C56">
        <w:t xml:space="preserve">Figure </w:t>
      </w:r>
      <w:r w:rsidR="00AA5C56">
        <w:rPr>
          <w:noProof/>
        </w:rPr>
        <w:t>9</w:t>
      </w:r>
      <w:r w:rsidR="002360B4">
        <w:rPr>
          <w:lang w:val="en-CA"/>
        </w:rPr>
        <w:fldChar w:fldCharType="end"/>
      </w:r>
      <w:r>
        <w:rPr>
          <w:lang w:val="en-CA"/>
        </w:rPr>
        <w:t>) and Band 6 (</w:t>
      </w:r>
      <w:r w:rsidR="002360B4">
        <w:rPr>
          <w:lang w:val="en-CA"/>
        </w:rPr>
        <w:fldChar w:fldCharType="begin"/>
      </w:r>
      <w:r w:rsidR="002360B4">
        <w:rPr>
          <w:lang w:val="en-CA"/>
        </w:rPr>
        <w:instrText xml:space="preserve"> REF _Ref441585023 \h </w:instrText>
      </w:r>
      <w:r w:rsidR="002360B4">
        <w:rPr>
          <w:lang w:val="en-CA"/>
        </w:rPr>
      </w:r>
      <w:r w:rsidR="002360B4">
        <w:rPr>
          <w:lang w:val="en-CA"/>
        </w:rPr>
        <w:fldChar w:fldCharType="separate"/>
      </w:r>
      <w:r w:rsidR="00AA5C56">
        <w:t xml:space="preserve">Figure </w:t>
      </w:r>
      <w:r w:rsidR="00AA5C56">
        <w:rPr>
          <w:noProof/>
        </w:rPr>
        <w:t>10</w:t>
      </w:r>
      <w:r w:rsidR="002360B4">
        <w:rPr>
          <w:lang w:val="en-CA"/>
        </w:rPr>
        <w:fldChar w:fldCharType="end"/>
      </w:r>
      <w:r>
        <w:rPr>
          <w:lang w:val="en-CA"/>
        </w:rPr>
        <w:t>) are small.</w:t>
      </w:r>
    </w:p>
    <w:p w:rsidR="00FD06BF" w:rsidRDefault="00FD06BF" w:rsidP="00FD06BF">
      <w:pPr>
        <w:rPr>
          <w:lang w:val="en-CA"/>
        </w:rPr>
      </w:pPr>
    </w:p>
    <w:p w:rsidR="00FD06BF" w:rsidRDefault="00FD06BF" w:rsidP="00FD06BF">
      <w:pPr>
        <w:rPr>
          <w:lang w:val="en-CA"/>
        </w:rPr>
      </w:pPr>
      <w:r>
        <w:rPr>
          <w:lang w:val="en-CA"/>
        </w:rPr>
        <w:t>The amplitude fitting function (Section</w:t>
      </w:r>
      <w:r w:rsidR="002360B4">
        <w:rPr>
          <w:lang w:val="en-CA"/>
        </w:rPr>
        <w:t xml:space="preserve"> </w:t>
      </w:r>
      <w:r w:rsidR="002360B4">
        <w:rPr>
          <w:lang w:val="en-CA"/>
        </w:rPr>
        <w:fldChar w:fldCharType="begin"/>
      </w:r>
      <w:r w:rsidR="002360B4">
        <w:rPr>
          <w:lang w:val="en-CA"/>
        </w:rPr>
        <w:instrText xml:space="preserve"> REF _Ref441585049 \r \h </w:instrText>
      </w:r>
      <w:r w:rsidR="002360B4">
        <w:rPr>
          <w:lang w:val="en-CA"/>
        </w:rPr>
      </w:r>
      <w:r w:rsidR="002360B4">
        <w:rPr>
          <w:lang w:val="en-CA"/>
        </w:rPr>
        <w:fldChar w:fldCharType="separate"/>
      </w:r>
      <w:r w:rsidR="00AA5C56">
        <w:rPr>
          <w:lang w:val="en-CA"/>
        </w:rPr>
        <w:t>4.4</w:t>
      </w:r>
      <w:r w:rsidR="002360B4">
        <w:rPr>
          <w:lang w:val="en-CA"/>
        </w:rPr>
        <w:fldChar w:fldCharType="end"/>
      </w:r>
      <w:r>
        <w:rPr>
          <w:lang w:val="en-CA"/>
        </w:rPr>
        <w:t>) has discrepancies, but this fit to an ideal Gaussian beam is not used in any calculations and is retained in the updated software only for completeness.</w:t>
      </w:r>
    </w:p>
    <w:p w:rsidR="00F5084F" w:rsidRDefault="00F5084F">
      <w:pPr>
        <w:rPr>
          <w:lang w:val="en-CA"/>
        </w:rPr>
      </w:pPr>
    </w:p>
    <w:p w:rsidR="00F5084F" w:rsidRDefault="00F5084F" w:rsidP="00DC1022">
      <w:pPr>
        <w:pageBreakBefore/>
        <w:jc w:val="center"/>
        <w:rPr>
          <w:b/>
          <w:lang w:val="en-CA"/>
        </w:rPr>
      </w:pPr>
      <w:r w:rsidRPr="00F5084F">
        <w:rPr>
          <w:b/>
          <w:lang w:val="en-CA"/>
        </w:rPr>
        <w:lastRenderedPageBreak/>
        <w:t>Table of Contents</w:t>
      </w:r>
    </w:p>
    <w:p w:rsidR="00F5084F" w:rsidRDefault="00F5084F" w:rsidP="00F5084F">
      <w:pPr>
        <w:jc w:val="center"/>
        <w:rPr>
          <w:b/>
          <w:lang w:val="en-CA"/>
        </w:rPr>
      </w:pPr>
    </w:p>
    <w:p w:rsidR="00AA5C56" w:rsidRDefault="00A26DA2">
      <w:pPr>
        <w:pStyle w:val="TOC1"/>
        <w:rPr>
          <w:ins w:id="20" w:author="Morgan McLeod" w:date="2016-03-04T12:00:00Z"/>
          <w:rFonts w:asciiTheme="minorHAnsi" w:eastAsiaTheme="minorEastAsia" w:hAnsiTheme="minorHAnsi" w:cstheme="minorBidi"/>
          <w:noProof/>
          <w:color w:val="auto"/>
          <w:u w:val="none"/>
        </w:rPr>
      </w:pPr>
      <w:r>
        <w:rPr>
          <w:b/>
          <w:sz w:val="24"/>
          <w:szCs w:val="24"/>
          <w:lang w:val="en-CA"/>
        </w:rPr>
        <w:fldChar w:fldCharType="begin"/>
      </w:r>
      <w:r w:rsidR="00F5084F">
        <w:rPr>
          <w:b/>
          <w:lang w:val="en-CA"/>
        </w:rPr>
        <w:instrText xml:space="preserve"> TOC \o "1-3" \h \z \u </w:instrText>
      </w:r>
      <w:r>
        <w:rPr>
          <w:b/>
          <w:sz w:val="24"/>
          <w:szCs w:val="24"/>
          <w:lang w:val="en-CA"/>
        </w:rPr>
        <w:fldChar w:fldCharType="separate"/>
      </w:r>
      <w:ins w:id="21" w:author="Morgan McLeod" w:date="2016-03-04T12:00:00Z">
        <w:r w:rsidR="00AA5C56" w:rsidRPr="001F01C4">
          <w:rPr>
            <w:rStyle w:val="Hyperlink"/>
            <w:noProof/>
          </w:rPr>
          <w:fldChar w:fldCharType="begin"/>
        </w:r>
        <w:r w:rsidR="00AA5C56" w:rsidRPr="001F01C4">
          <w:rPr>
            <w:rStyle w:val="Hyperlink"/>
            <w:noProof/>
          </w:rPr>
          <w:instrText xml:space="preserve"> </w:instrText>
        </w:r>
        <w:r w:rsidR="00AA5C56">
          <w:rPr>
            <w:noProof/>
          </w:rPr>
          <w:instrText>HYPERLINK \l "_Toc444856277"</w:instrText>
        </w:r>
        <w:r w:rsidR="00AA5C56" w:rsidRPr="001F01C4">
          <w:rPr>
            <w:rStyle w:val="Hyperlink"/>
            <w:noProof/>
          </w:rPr>
          <w:instrText xml:space="preserve"> </w:instrText>
        </w:r>
        <w:r w:rsidR="00AA5C56" w:rsidRPr="001F01C4">
          <w:rPr>
            <w:rStyle w:val="Hyperlink"/>
            <w:noProof/>
          </w:rPr>
        </w:r>
        <w:r w:rsidR="00AA5C56" w:rsidRPr="001F01C4">
          <w:rPr>
            <w:rStyle w:val="Hyperlink"/>
            <w:noProof/>
          </w:rPr>
          <w:fldChar w:fldCharType="separate"/>
        </w:r>
        <w:r w:rsidR="00AA5C56" w:rsidRPr="001F01C4">
          <w:rPr>
            <w:rStyle w:val="Hyperlink"/>
            <w:noProof/>
          </w:rPr>
          <w:t>1</w:t>
        </w:r>
        <w:r w:rsidR="00AA5C56">
          <w:rPr>
            <w:rFonts w:asciiTheme="minorHAnsi" w:eastAsiaTheme="minorEastAsia" w:hAnsiTheme="minorHAnsi" w:cstheme="minorBidi"/>
            <w:noProof/>
            <w:color w:val="auto"/>
            <w:u w:val="none"/>
          </w:rPr>
          <w:tab/>
        </w:r>
        <w:r w:rsidR="00AA5C56" w:rsidRPr="001F01C4">
          <w:rPr>
            <w:rStyle w:val="Hyperlink"/>
            <w:noProof/>
          </w:rPr>
          <w:t>Executive Summary</w:t>
        </w:r>
        <w:r w:rsidR="00AA5C56">
          <w:rPr>
            <w:noProof/>
            <w:webHidden/>
          </w:rPr>
          <w:tab/>
        </w:r>
        <w:r w:rsidR="00AA5C56">
          <w:rPr>
            <w:noProof/>
            <w:webHidden/>
          </w:rPr>
          <w:fldChar w:fldCharType="begin"/>
        </w:r>
        <w:r w:rsidR="00AA5C56">
          <w:rPr>
            <w:noProof/>
            <w:webHidden/>
          </w:rPr>
          <w:instrText xml:space="preserve"> PAGEREF _Toc444856277 \h </w:instrText>
        </w:r>
        <w:r w:rsidR="00AA5C56">
          <w:rPr>
            <w:noProof/>
            <w:webHidden/>
          </w:rPr>
        </w:r>
      </w:ins>
      <w:r w:rsidR="00AA5C56">
        <w:rPr>
          <w:noProof/>
          <w:webHidden/>
        </w:rPr>
        <w:fldChar w:fldCharType="separate"/>
      </w:r>
      <w:ins w:id="22" w:author="Morgan McLeod" w:date="2016-03-04T12:00:00Z">
        <w:r w:rsidR="00AA5C56">
          <w:rPr>
            <w:noProof/>
            <w:webHidden/>
          </w:rPr>
          <w:t>2</w:t>
        </w:r>
        <w:r w:rsidR="00AA5C56">
          <w:rPr>
            <w:noProof/>
            <w:webHidden/>
          </w:rPr>
          <w:fldChar w:fldCharType="end"/>
        </w:r>
        <w:r w:rsidR="00AA5C56" w:rsidRPr="001F01C4">
          <w:rPr>
            <w:rStyle w:val="Hyperlink"/>
            <w:noProof/>
          </w:rPr>
          <w:fldChar w:fldCharType="end"/>
        </w:r>
      </w:ins>
    </w:p>
    <w:p w:rsidR="00AA5C56" w:rsidRDefault="00AA5C56">
      <w:pPr>
        <w:pStyle w:val="TOC1"/>
        <w:rPr>
          <w:ins w:id="23" w:author="Morgan McLeod" w:date="2016-03-04T12:00:00Z"/>
          <w:rFonts w:asciiTheme="minorHAnsi" w:eastAsiaTheme="minorEastAsia" w:hAnsiTheme="minorHAnsi" w:cstheme="minorBidi"/>
          <w:noProof/>
          <w:color w:val="auto"/>
          <w:u w:val="none"/>
        </w:rPr>
      </w:pPr>
      <w:ins w:id="2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"_Toc444856278"</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2</w:t>
        </w:r>
        <w:r>
          <w:rPr>
            <w:rFonts w:asciiTheme="minorHAnsi" w:eastAsiaTheme="minorEastAsia" w:hAnsiTheme="minorHAnsi" w:cstheme="minorBidi"/>
            <w:noProof/>
            <w:color w:val="auto"/>
            <w:u w:val="none"/>
          </w:rPr>
          <w:tab/>
        </w:r>
        <w:r w:rsidRPr="001F01C4">
          <w:rPr>
            <w:rStyle w:val="Hyperlink"/>
            <w:noProof/>
          </w:rPr>
          <w:t>Introduction</w:t>
        </w:r>
        <w:r>
          <w:rPr>
            <w:noProof/>
            <w:webHidden/>
          </w:rPr>
          <w:tab/>
        </w:r>
        <w:r>
          <w:rPr>
            <w:noProof/>
            <w:webHidden/>
          </w:rPr>
          <w:fldChar w:fldCharType="begin"/>
        </w:r>
        <w:r>
          <w:rPr>
            <w:noProof/>
            <w:webHidden/>
          </w:rPr>
          <w:instrText xml:space="preserve"> PAGEREF _Toc444856278 \h </w:instrText>
        </w:r>
        <w:r>
          <w:rPr>
            <w:noProof/>
            <w:webHidden/>
          </w:rPr>
        </w:r>
      </w:ins>
      <w:r>
        <w:rPr>
          <w:noProof/>
          <w:webHidden/>
        </w:rPr>
        <w:fldChar w:fldCharType="separate"/>
      </w:r>
      <w:ins w:id="25" w:author="Morgan McLeod" w:date="2016-03-04T12:00:00Z">
        <w:r>
          <w:rPr>
            <w:noProof/>
            <w:webHidden/>
          </w:rPr>
          <w:t>5</w:t>
        </w:r>
        <w:r>
          <w:rPr>
            <w:noProof/>
            <w:webHidden/>
          </w:rPr>
          <w:fldChar w:fldCharType="end"/>
        </w:r>
        <w:r w:rsidRPr="001F01C4">
          <w:rPr>
            <w:rStyle w:val="Hyperlink"/>
            <w:noProof/>
          </w:rPr>
          <w:fldChar w:fldCharType="end"/>
        </w:r>
      </w:ins>
    </w:p>
    <w:p w:rsidR="00AA5C56" w:rsidRDefault="00AA5C56">
      <w:pPr>
        <w:pStyle w:val="TOC2"/>
        <w:rPr>
          <w:ins w:id="26" w:author="Morgan McLeod" w:date="2016-03-04T12:00:00Z"/>
          <w:rFonts w:asciiTheme="minorHAnsi" w:eastAsiaTheme="minorEastAsia" w:hAnsiTheme="minorHAnsi" w:cstheme="minorBidi"/>
          <w:noProof/>
          <w:color w:val="auto"/>
          <w:u w:val="none"/>
        </w:rPr>
      </w:pPr>
      <w:ins w:id="2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"_Toc444856279"</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2.1</w:t>
        </w:r>
        <w:r>
          <w:rPr>
            <w:rFonts w:asciiTheme="minorHAnsi" w:eastAsiaTheme="minorEastAsia" w:hAnsiTheme="minorHAnsi" w:cstheme="minorBidi"/>
            <w:noProof/>
            <w:color w:val="auto"/>
            <w:u w:val="none"/>
          </w:rPr>
          <w:tab/>
        </w:r>
        <w:r w:rsidRPr="001F01C4">
          <w:rPr>
            <w:rStyle w:val="Hyperlink"/>
            <w:noProof/>
          </w:rPr>
          <w:t>Purpose</w:t>
        </w:r>
        <w:r>
          <w:rPr>
            <w:noProof/>
            <w:webHidden/>
          </w:rPr>
          <w:tab/>
        </w:r>
        <w:r>
          <w:rPr>
            <w:noProof/>
            <w:webHidden/>
          </w:rPr>
          <w:fldChar w:fldCharType="begin"/>
        </w:r>
        <w:r>
          <w:rPr>
            <w:noProof/>
            <w:webHidden/>
          </w:rPr>
          <w:instrText xml:space="preserve"> PAGEREF _Toc444856279 \h </w:instrText>
        </w:r>
        <w:r>
          <w:rPr>
            <w:noProof/>
            <w:webHidden/>
          </w:rPr>
        </w:r>
      </w:ins>
      <w:r>
        <w:rPr>
          <w:noProof/>
          <w:webHidden/>
        </w:rPr>
        <w:fldChar w:fldCharType="separate"/>
      </w:r>
      <w:ins w:id="28" w:author="Morgan McLeod" w:date="2016-03-04T12:00:00Z">
        <w:r>
          <w:rPr>
            <w:noProof/>
            <w:webHidden/>
          </w:rPr>
          <w:t>5</w:t>
        </w:r>
        <w:r>
          <w:rPr>
            <w:noProof/>
            <w:webHidden/>
          </w:rPr>
          <w:fldChar w:fldCharType="end"/>
        </w:r>
        <w:r w:rsidRPr="001F01C4">
          <w:rPr>
            <w:rStyle w:val="Hyperlink"/>
            <w:noProof/>
          </w:rPr>
          <w:fldChar w:fldCharType="end"/>
        </w:r>
      </w:ins>
    </w:p>
    <w:p w:rsidR="00AA5C56" w:rsidRDefault="00AA5C56">
      <w:pPr>
        <w:pStyle w:val="TOC2"/>
        <w:rPr>
          <w:ins w:id="29" w:author="Morgan McLeod" w:date="2016-03-04T12:00:00Z"/>
          <w:rFonts w:asciiTheme="minorHAnsi" w:eastAsiaTheme="minorEastAsia" w:hAnsiTheme="minorHAnsi" w:cstheme="minorBidi"/>
          <w:noProof/>
          <w:color w:val="auto"/>
          <w:u w:val="none"/>
        </w:rPr>
      </w:pPr>
      <w:ins w:id="30"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"_Toc444856280"</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2.2</w:t>
        </w:r>
        <w:r>
          <w:rPr>
            <w:rFonts w:asciiTheme="minorHAnsi" w:eastAsiaTheme="minorEastAsia" w:hAnsiTheme="minorHAnsi" w:cstheme="minorBidi"/>
            <w:noProof/>
            <w:color w:val="auto"/>
            <w:u w:val="none"/>
          </w:rPr>
          <w:tab/>
        </w:r>
        <w:r w:rsidRPr="001F01C4">
          <w:rPr>
            <w:rStyle w:val="Hyperlink"/>
            <w:noProof/>
          </w:rPr>
          <w:t>Software Version History:</w:t>
        </w:r>
        <w:r>
          <w:rPr>
            <w:noProof/>
            <w:webHidden/>
          </w:rPr>
          <w:tab/>
        </w:r>
        <w:r>
          <w:rPr>
            <w:noProof/>
            <w:webHidden/>
          </w:rPr>
          <w:fldChar w:fldCharType="begin"/>
        </w:r>
        <w:r>
          <w:rPr>
            <w:noProof/>
            <w:webHidden/>
          </w:rPr>
          <w:instrText xml:space="preserve"> PAGEREF _Toc444856280 \h </w:instrText>
        </w:r>
        <w:r>
          <w:rPr>
            <w:noProof/>
            <w:webHidden/>
          </w:rPr>
        </w:r>
      </w:ins>
      <w:r>
        <w:rPr>
          <w:noProof/>
          <w:webHidden/>
        </w:rPr>
        <w:fldChar w:fldCharType="separate"/>
      </w:r>
      <w:ins w:id="31" w:author="Morgan McLeod" w:date="2016-03-04T12:00:00Z">
        <w:r>
          <w:rPr>
            <w:noProof/>
            <w:webHidden/>
          </w:rPr>
          <w:t>5</w:t>
        </w:r>
        <w:r>
          <w:rPr>
            <w:noProof/>
            <w:webHidden/>
          </w:rPr>
          <w:fldChar w:fldCharType="end"/>
        </w:r>
        <w:r w:rsidRPr="001F01C4">
          <w:rPr>
            <w:rStyle w:val="Hyperlink"/>
            <w:noProof/>
          </w:rPr>
          <w:fldChar w:fldCharType="end"/>
        </w:r>
      </w:ins>
    </w:p>
    <w:p w:rsidR="00AA5C56" w:rsidRDefault="00AA5C56">
      <w:pPr>
        <w:pStyle w:val="TOC2"/>
        <w:rPr>
          <w:ins w:id="32" w:author="Morgan McLeod" w:date="2016-03-04T12:00:00Z"/>
          <w:rFonts w:asciiTheme="minorHAnsi" w:eastAsiaTheme="minorEastAsia" w:hAnsiTheme="minorHAnsi" w:cstheme="minorBidi"/>
          <w:noProof/>
          <w:color w:val="auto"/>
          <w:u w:val="none"/>
        </w:rPr>
      </w:pPr>
      <w:ins w:id="33"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"_Toc444856281"</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2.3</w:t>
        </w:r>
        <w:r>
          <w:rPr>
            <w:rFonts w:asciiTheme="minorHAnsi" w:eastAsiaTheme="minorEastAsia" w:hAnsiTheme="minorHAnsi" w:cstheme="minorBidi"/>
            <w:noProof/>
            <w:color w:val="auto"/>
            <w:u w:val="none"/>
          </w:rPr>
          <w:tab/>
        </w:r>
        <w:r w:rsidRPr="001F01C4">
          <w:rPr>
            <w:rStyle w:val="Hyperlink"/>
            <w:noProof/>
          </w:rPr>
          <w:t>Scope</w:t>
        </w:r>
        <w:r>
          <w:rPr>
            <w:noProof/>
            <w:webHidden/>
          </w:rPr>
          <w:tab/>
        </w:r>
        <w:r>
          <w:rPr>
            <w:noProof/>
            <w:webHidden/>
          </w:rPr>
          <w:fldChar w:fldCharType="begin"/>
        </w:r>
        <w:r>
          <w:rPr>
            <w:noProof/>
            <w:webHidden/>
          </w:rPr>
          <w:instrText xml:space="preserve"> PAGEREF _Toc444856281 \h </w:instrText>
        </w:r>
        <w:r>
          <w:rPr>
            <w:noProof/>
            <w:webHidden/>
          </w:rPr>
        </w:r>
      </w:ins>
      <w:r>
        <w:rPr>
          <w:noProof/>
          <w:webHidden/>
        </w:rPr>
        <w:fldChar w:fldCharType="separate"/>
      </w:r>
      <w:ins w:id="34" w:author="Morgan McLeod" w:date="2016-03-04T12:00:00Z">
        <w:r>
          <w:rPr>
            <w:noProof/>
            <w:webHidden/>
          </w:rPr>
          <w:t>6</w:t>
        </w:r>
        <w:r>
          <w:rPr>
            <w:noProof/>
            <w:webHidden/>
          </w:rPr>
          <w:fldChar w:fldCharType="end"/>
        </w:r>
        <w:r w:rsidRPr="001F01C4">
          <w:rPr>
            <w:rStyle w:val="Hyperlink"/>
            <w:noProof/>
          </w:rPr>
          <w:fldChar w:fldCharType="end"/>
        </w:r>
      </w:ins>
    </w:p>
    <w:p w:rsidR="00AA5C56" w:rsidRDefault="00AA5C56">
      <w:pPr>
        <w:pStyle w:val="TOC2"/>
        <w:rPr>
          <w:ins w:id="35" w:author="Morgan McLeod" w:date="2016-03-04T12:00:00Z"/>
          <w:rFonts w:asciiTheme="minorHAnsi" w:eastAsiaTheme="minorEastAsia" w:hAnsiTheme="minorHAnsi" w:cstheme="minorBidi"/>
          <w:noProof/>
          <w:color w:val="auto"/>
          <w:u w:val="none"/>
        </w:rPr>
      </w:pPr>
      <w:ins w:id="3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"_Toc444856282"</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2.4</w:t>
        </w:r>
        <w:r>
          <w:rPr>
            <w:rFonts w:asciiTheme="minorHAnsi" w:eastAsiaTheme="minorEastAsia" w:hAnsiTheme="minorHAnsi" w:cstheme="minorBidi"/>
            <w:noProof/>
            <w:color w:val="auto"/>
            <w:u w:val="none"/>
          </w:rPr>
          <w:tab/>
        </w:r>
        <w:r w:rsidRPr="001F01C4">
          <w:rPr>
            <w:rStyle w:val="Hyperlink"/>
            <w:noProof/>
          </w:rPr>
          <w:t>Applicable documents</w:t>
        </w:r>
        <w:r>
          <w:rPr>
            <w:noProof/>
            <w:webHidden/>
          </w:rPr>
          <w:tab/>
        </w:r>
        <w:r>
          <w:rPr>
            <w:noProof/>
            <w:webHidden/>
          </w:rPr>
          <w:fldChar w:fldCharType="begin"/>
        </w:r>
        <w:r>
          <w:rPr>
            <w:noProof/>
            <w:webHidden/>
          </w:rPr>
          <w:instrText xml:space="preserve"> PAGEREF _Toc444856282 \h </w:instrText>
        </w:r>
        <w:r>
          <w:rPr>
            <w:noProof/>
            <w:webHidden/>
          </w:rPr>
        </w:r>
      </w:ins>
      <w:r>
        <w:rPr>
          <w:noProof/>
          <w:webHidden/>
        </w:rPr>
        <w:fldChar w:fldCharType="separate"/>
      </w:r>
      <w:ins w:id="37" w:author="Morgan McLeod" w:date="2016-03-04T12:00:00Z">
        <w:r>
          <w:rPr>
            <w:noProof/>
            <w:webHidden/>
          </w:rPr>
          <w:t>6</w:t>
        </w:r>
        <w:r>
          <w:rPr>
            <w:noProof/>
            <w:webHidden/>
          </w:rPr>
          <w:fldChar w:fldCharType="end"/>
        </w:r>
        <w:r w:rsidRPr="001F01C4">
          <w:rPr>
            <w:rStyle w:val="Hyperlink"/>
            <w:noProof/>
          </w:rPr>
          <w:fldChar w:fldCharType="end"/>
        </w:r>
      </w:ins>
    </w:p>
    <w:p w:rsidR="00AA5C56" w:rsidRDefault="00AA5C56">
      <w:pPr>
        <w:pStyle w:val="TOC2"/>
        <w:rPr>
          <w:ins w:id="38" w:author="Morgan McLeod" w:date="2016-03-04T12:00:00Z"/>
          <w:rFonts w:asciiTheme="minorHAnsi" w:eastAsiaTheme="minorEastAsia" w:hAnsiTheme="minorHAnsi" w:cstheme="minorBidi"/>
          <w:noProof/>
          <w:color w:val="auto"/>
          <w:u w:val="none"/>
        </w:rPr>
      </w:pPr>
      <w:ins w:id="39"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"_Toc444856283"</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2.5</w:t>
        </w:r>
        <w:r>
          <w:rPr>
            <w:rFonts w:asciiTheme="minorHAnsi" w:eastAsiaTheme="minorEastAsia" w:hAnsiTheme="minorHAnsi" w:cstheme="minorBidi"/>
            <w:noProof/>
            <w:color w:val="auto"/>
            <w:u w:val="none"/>
          </w:rPr>
          <w:tab/>
        </w:r>
        <w:r w:rsidRPr="001F01C4">
          <w:rPr>
            <w:rStyle w:val="Hyperlink"/>
            <w:noProof/>
          </w:rPr>
          <w:t>Reference documents</w:t>
        </w:r>
        <w:r>
          <w:rPr>
            <w:noProof/>
            <w:webHidden/>
          </w:rPr>
          <w:tab/>
        </w:r>
        <w:r>
          <w:rPr>
            <w:noProof/>
            <w:webHidden/>
          </w:rPr>
          <w:fldChar w:fldCharType="begin"/>
        </w:r>
        <w:r>
          <w:rPr>
            <w:noProof/>
            <w:webHidden/>
          </w:rPr>
          <w:instrText xml:space="preserve"> PAGEREF _Toc444856283 \h </w:instrText>
        </w:r>
        <w:r>
          <w:rPr>
            <w:noProof/>
            <w:webHidden/>
          </w:rPr>
        </w:r>
      </w:ins>
      <w:r>
        <w:rPr>
          <w:noProof/>
          <w:webHidden/>
        </w:rPr>
        <w:fldChar w:fldCharType="separate"/>
      </w:r>
      <w:ins w:id="40" w:author="Morgan McLeod" w:date="2016-03-04T12:00:00Z">
        <w:r>
          <w:rPr>
            <w:noProof/>
            <w:webHidden/>
          </w:rPr>
          <w:t>6</w:t>
        </w:r>
        <w:r>
          <w:rPr>
            <w:noProof/>
            <w:webHidden/>
          </w:rPr>
          <w:fldChar w:fldCharType="end"/>
        </w:r>
        <w:r w:rsidRPr="001F01C4">
          <w:rPr>
            <w:rStyle w:val="Hyperlink"/>
            <w:noProof/>
          </w:rPr>
          <w:fldChar w:fldCharType="end"/>
        </w:r>
      </w:ins>
    </w:p>
    <w:p w:rsidR="00AA5C56" w:rsidRDefault="00AA5C56">
      <w:pPr>
        <w:pStyle w:val="TOC2"/>
        <w:rPr>
          <w:ins w:id="41" w:author="Morgan McLeod" w:date="2016-03-04T12:00:00Z"/>
          <w:rFonts w:asciiTheme="minorHAnsi" w:eastAsiaTheme="minorEastAsia" w:hAnsiTheme="minorHAnsi" w:cstheme="minorBidi"/>
          <w:noProof/>
          <w:color w:val="auto"/>
          <w:u w:val="none"/>
        </w:rPr>
      </w:pPr>
      <w:ins w:id="4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"_Toc444856284"</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2.6</w:t>
        </w:r>
        <w:r>
          <w:rPr>
            <w:rFonts w:asciiTheme="minorHAnsi" w:eastAsiaTheme="minorEastAsia" w:hAnsiTheme="minorHAnsi" w:cstheme="minorBidi"/>
            <w:noProof/>
            <w:color w:val="auto"/>
            <w:u w:val="none"/>
          </w:rPr>
          <w:tab/>
        </w:r>
        <w:r w:rsidRPr="001F01C4">
          <w:rPr>
            <w:rStyle w:val="Hyperlink"/>
            <w:noProof/>
          </w:rPr>
          <w:t>Acronyms</w:t>
        </w:r>
        <w:r>
          <w:rPr>
            <w:noProof/>
            <w:webHidden/>
          </w:rPr>
          <w:tab/>
        </w:r>
        <w:r>
          <w:rPr>
            <w:noProof/>
            <w:webHidden/>
          </w:rPr>
          <w:fldChar w:fldCharType="begin"/>
        </w:r>
        <w:r>
          <w:rPr>
            <w:noProof/>
            <w:webHidden/>
          </w:rPr>
          <w:instrText xml:space="preserve"> PAGEREF _Toc444856284 \h </w:instrText>
        </w:r>
        <w:r>
          <w:rPr>
            <w:noProof/>
            <w:webHidden/>
          </w:rPr>
        </w:r>
      </w:ins>
      <w:r>
        <w:rPr>
          <w:noProof/>
          <w:webHidden/>
        </w:rPr>
        <w:fldChar w:fldCharType="separate"/>
      </w:r>
      <w:ins w:id="43" w:author="Morgan McLeod" w:date="2016-03-04T12:00:00Z">
        <w:r>
          <w:rPr>
            <w:noProof/>
            <w:webHidden/>
          </w:rPr>
          <w:t>6</w:t>
        </w:r>
        <w:r>
          <w:rPr>
            <w:noProof/>
            <w:webHidden/>
          </w:rPr>
          <w:fldChar w:fldCharType="end"/>
        </w:r>
        <w:r w:rsidRPr="001F01C4">
          <w:rPr>
            <w:rStyle w:val="Hyperlink"/>
            <w:noProof/>
          </w:rPr>
          <w:fldChar w:fldCharType="end"/>
        </w:r>
      </w:ins>
    </w:p>
    <w:p w:rsidR="00AA5C56" w:rsidRDefault="00AA5C56">
      <w:pPr>
        <w:pStyle w:val="TOC1"/>
        <w:rPr>
          <w:ins w:id="44" w:author="Morgan McLeod" w:date="2016-03-04T12:00:00Z"/>
          <w:rFonts w:asciiTheme="minorHAnsi" w:eastAsiaTheme="minorEastAsia" w:hAnsiTheme="minorHAnsi" w:cstheme="minorBidi"/>
          <w:noProof/>
          <w:color w:val="auto"/>
          <w:u w:val="none"/>
        </w:rPr>
      </w:pPr>
      <w:ins w:id="4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"_Toc444856285"</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3</w:t>
        </w:r>
        <w:r>
          <w:rPr>
            <w:rFonts w:asciiTheme="minorHAnsi" w:eastAsiaTheme="minorEastAsia" w:hAnsiTheme="minorHAnsi" w:cstheme="minorBidi"/>
            <w:noProof/>
            <w:color w:val="auto"/>
            <w:u w:val="none"/>
          </w:rPr>
          <w:tab/>
        </w:r>
        <w:r w:rsidRPr="001F01C4">
          <w:rPr>
            <w:rStyle w:val="Hyperlink"/>
            <w:noProof/>
          </w:rPr>
          <w:t>Identification of data sets</w:t>
        </w:r>
        <w:r>
          <w:rPr>
            <w:noProof/>
            <w:webHidden/>
          </w:rPr>
          <w:tab/>
        </w:r>
        <w:r>
          <w:rPr>
            <w:noProof/>
            <w:webHidden/>
          </w:rPr>
          <w:fldChar w:fldCharType="begin"/>
        </w:r>
        <w:r>
          <w:rPr>
            <w:noProof/>
            <w:webHidden/>
          </w:rPr>
          <w:instrText xml:space="preserve"> PAGEREF _Toc444856285 \h </w:instrText>
        </w:r>
        <w:r>
          <w:rPr>
            <w:noProof/>
            <w:webHidden/>
          </w:rPr>
        </w:r>
      </w:ins>
      <w:r>
        <w:rPr>
          <w:noProof/>
          <w:webHidden/>
        </w:rPr>
        <w:fldChar w:fldCharType="separate"/>
      </w:r>
      <w:ins w:id="46"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2"/>
        <w:rPr>
          <w:ins w:id="47" w:author="Morgan McLeod" w:date="2016-03-04T12:00:00Z"/>
          <w:rFonts w:asciiTheme="minorHAnsi" w:eastAsiaTheme="minorEastAsia" w:hAnsiTheme="minorHAnsi" w:cstheme="minorBidi"/>
          <w:noProof/>
          <w:color w:val="auto"/>
          <w:u w:val="none"/>
        </w:rPr>
      </w:pPr>
      <w:ins w:id="48"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"_Toc444856286"</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3.1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_Toc444856286 \h </w:instrText>
        </w:r>
        <w:r>
          <w:rPr>
            <w:noProof/>
            <w:webHidden/>
          </w:rPr>
        </w:r>
      </w:ins>
      <w:r>
        <w:rPr>
          <w:noProof/>
          <w:webHidden/>
        </w:rPr>
        <w:fldChar w:fldCharType="separate"/>
      </w:r>
      <w:ins w:id="49"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2"/>
        <w:rPr>
          <w:ins w:id="50" w:author="Morgan McLeod" w:date="2016-03-04T12:00:00Z"/>
          <w:rFonts w:asciiTheme="minorHAnsi" w:eastAsiaTheme="minorEastAsia" w:hAnsiTheme="minorHAnsi" w:cstheme="minorBidi"/>
          <w:noProof/>
          <w:color w:val="auto"/>
          <w:u w:val="none"/>
        </w:rPr>
      </w:pPr>
      <w:ins w:id="51"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"_Toc444856287"</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3.2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_Toc444856287 \h </w:instrText>
        </w:r>
        <w:r>
          <w:rPr>
            <w:noProof/>
            <w:webHidden/>
          </w:rPr>
        </w:r>
      </w:ins>
      <w:r>
        <w:rPr>
          <w:noProof/>
          <w:webHidden/>
        </w:rPr>
        <w:fldChar w:fldCharType="separate"/>
      </w:r>
      <w:ins w:id="52"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2"/>
        <w:rPr>
          <w:ins w:id="53" w:author="Morgan McLeod" w:date="2016-03-04T12:00:00Z"/>
          <w:rFonts w:asciiTheme="minorHAnsi" w:eastAsiaTheme="minorEastAsia" w:hAnsiTheme="minorHAnsi" w:cstheme="minorBidi"/>
          <w:noProof/>
          <w:color w:val="auto"/>
          <w:u w:val="none"/>
        </w:rPr>
      </w:pPr>
      <w:ins w:id="5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"_Toc444856288"</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3.3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_Toc444856288 \h </w:instrText>
        </w:r>
        <w:r>
          <w:rPr>
            <w:noProof/>
            <w:webHidden/>
          </w:rPr>
        </w:r>
      </w:ins>
      <w:r>
        <w:rPr>
          <w:noProof/>
          <w:webHidden/>
        </w:rPr>
        <w:fldChar w:fldCharType="separate"/>
      </w:r>
      <w:ins w:id="55"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1"/>
        <w:rPr>
          <w:ins w:id="56" w:author="Morgan McLeod" w:date="2016-03-04T12:00:00Z"/>
          <w:rFonts w:asciiTheme="minorHAnsi" w:eastAsiaTheme="minorEastAsia" w:hAnsiTheme="minorHAnsi" w:cstheme="minorBidi"/>
          <w:noProof/>
          <w:color w:val="auto"/>
          <w:u w:val="none"/>
        </w:rPr>
      </w:pPr>
      <w:ins w:id="5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"_Toc444856289"</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w:t>
        </w:r>
        <w:r>
          <w:rPr>
            <w:rFonts w:asciiTheme="minorHAnsi" w:eastAsiaTheme="minorEastAsia" w:hAnsiTheme="minorHAnsi" w:cstheme="minorBidi"/>
            <w:noProof/>
            <w:color w:val="auto"/>
            <w:u w:val="none"/>
          </w:rPr>
          <w:tab/>
        </w:r>
        <w:r w:rsidRPr="001F01C4">
          <w:rPr>
            <w:rStyle w:val="Hyperlink"/>
            <w:noProof/>
          </w:rPr>
          <w:t>Comparison of analysis results</w:t>
        </w:r>
        <w:r>
          <w:rPr>
            <w:noProof/>
            <w:webHidden/>
          </w:rPr>
          <w:tab/>
        </w:r>
        <w:r>
          <w:rPr>
            <w:noProof/>
            <w:webHidden/>
          </w:rPr>
          <w:fldChar w:fldCharType="begin"/>
        </w:r>
        <w:r>
          <w:rPr>
            <w:noProof/>
            <w:webHidden/>
          </w:rPr>
          <w:instrText xml:space="preserve"> PAGEREF _Toc444856289 \h </w:instrText>
        </w:r>
        <w:r>
          <w:rPr>
            <w:noProof/>
            <w:webHidden/>
          </w:rPr>
        </w:r>
      </w:ins>
      <w:r>
        <w:rPr>
          <w:noProof/>
          <w:webHidden/>
        </w:rPr>
        <w:fldChar w:fldCharType="separate"/>
      </w:r>
      <w:ins w:id="58"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2"/>
        <w:rPr>
          <w:ins w:id="59" w:author="Morgan McLeod" w:date="2016-03-04T12:00:00Z"/>
          <w:rFonts w:asciiTheme="minorHAnsi" w:eastAsiaTheme="minorEastAsia" w:hAnsiTheme="minorHAnsi" w:cstheme="minorBidi"/>
          <w:noProof/>
          <w:color w:val="auto"/>
          <w:u w:val="none"/>
        </w:rPr>
      </w:pPr>
      <w:ins w:id="60"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"_Toc444856290"</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4.1</w:t>
        </w:r>
        <w:r>
          <w:rPr>
            <w:rFonts w:asciiTheme="minorHAnsi" w:eastAsiaTheme="minorEastAsia" w:hAnsiTheme="minorHAnsi" w:cstheme="minorBidi"/>
            <w:noProof/>
            <w:color w:val="auto"/>
            <w:u w:val="none"/>
          </w:rPr>
          <w:tab/>
        </w:r>
        <w:r w:rsidRPr="001F01C4">
          <w:rPr>
            <w:rStyle w:val="Hyperlink"/>
            <w:noProof/>
          </w:rPr>
          <w:t>Spill-over and Polarization efficiencies</w:t>
        </w:r>
        <w:r>
          <w:rPr>
            <w:noProof/>
            <w:webHidden/>
          </w:rPr>
          <w:tab/>
        </w:r>
        <w:r>
          <w:rPr>
            <w:noProof/>
            <w:webHidden/>
          </w:rPr>
          <w:fldChar w:fldCharType="begin"/>
        </w:r>
        <w:r>
          <w:rPr>
            <w:noProof/>
            <w:webHidden/>
          </w:rPr>
          <w:instrText xml:space="preserve"> PAGEREF _Toc444856290 \h </w:instrText>
        </w:r>
        <w:r>
          <w:rPr>
            <w:noProof/>
            <w:webHidden/>
          </w:rPr>
        </w:r>
      </w:ins>
      <w:r>
        <w:rPr>
          <w:noProof/>
          <w:webHidden/>
        </w:rPr>
        <w:fldChar w:fldCharType="separate"/>
      </w:r>
      <w:ins w:id="61" w:author="Morgan McLeod" w:date="2016-03-04T12:00:00Z">
        <w:r>
          <w:rPr>
            <w:noProof/>
            <w:webHidden/>
          </w:rPr>
          <w:t>8</w:t>
        </w:r>
        <w:r>
          <w:rPr>
            <w:noProof/>
            <w:webHidden/>
          </w:rPr>
          <w:fldChar w:fldCharType="end"/>
        </w:r>
        <w:r w:rsidRPr="001F01C4">
          <w:rPr>
            <w:rStyle w:val="Hyperlink"/>
            <w:noProof/>
          </w:rPr>
          <w:fldChar w:fldCharType="end"/>
        </w:r>
      </w:ins>
    </w:p>
    <w:p w:rsidR="00AA5C56" w:rsidRDefault="00AA5C56">
      <w:pPr>
        <w:pStyle w:val="TOC3"/>
        <w:rPr>
          <w:ins w:id="62" w:author="Morgan McLeod" w:date="2016-03-04T12:00:00Z"/>
          <w:rFonts w:asciiTheme="minorHAnsi" w:eastAsiaTheme="minorEastAsia" w:hAnsiTheme="minorHAnsi" w:cstheme="minorBidi"/>
          <w:noProof/>
          <w:color w:val="auto"/>
          <w:u w:val="none"/>
        </w:rPr>
      </w:pPr>
      <w:ins w:id="63"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"_Toc444856291"</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4.1.1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_Toc444856291 \h </w:instrText>
        </w:r>
        <w:r>
          <w:rPr>
            <w:noProof/>
            <w:webHidden/>
          </w:rPr>
        </w:r>
      </w:ins>
      <w:r>
        <w:rPr>
          <w:noProof/>
          <w:webHidden/>
        </w:rPr>
        <w:fldChar w:fldCharType="separate"/>
      </w:r>
      <w:ins w:id="64" w:author="Morgan McLeod" w:date="2016-03-04T12:00:00Z">
        <w:r>
          <w:rPr>
            <w:noProof/>
            <w:webHidden/>
          </w:rPr>
          <w:t>9</w:t>
        </w:r>
        <w:r>
          <w:rPr>
            <w:noProof/>
            <w:webHidden/>
          </w:rPr>
          <w:fldChar w:fldCharType="end"/>
        </w:r>
        <w:r w:rsidRPr="001F01C4">
          <w:rPr>
            <w:rStyle w:val="Hyperlink"/>
            <w:noProof/>
          </w:rPr>
          <w:fldChar w:fldCharType="end"/>
        </w:r>
      </w:ins>
    </w:p>
    <w:p w:rsidR="00AA5C56" w:rsidRDefault="00AA5C56">
      <w:pPr>
        <w:pStyle w:val="TOC3"/>
        <w:rPr>
          <w:ins w:id="65" w:author="Morgan McLeod" w:date="2016-03-04T12:00:00Z"/>
          <w:rFonts w:asciiTheme="minorHAnsi" w:eastAsiaTheme="minorEastAsia" w:hAnsiTheme="minorHAnsi" w:cstheme="minorBidi"/>
          <w:noProof/>
          <w:color w:val="auto"/>
          <w:u w:val="none"/>
        </w:rPr>
      </w:pPr>
      <w:ins w:id="6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"_Toc444856292"</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4.1.2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_Toc444856292 \h </w:instrText>
        </w:r>
        <w:r>
          <w:rPr>
            <w:noProof/>
            <w:webHidden/>
          </w:rPr>
        </w:r>
      </w:ins>
      <w:r>
        <w:rPr>
          <w:noProof/>
          <w:webHidden/>
        </w:rPr>
        <w:fldChar w:fldCharType="separate"/>
      </w:r>
      <w:ins w:id="67" w:author="Morgan McLeod" w:date="2016-03-04T12:00:00Z">
        <w:r>
          <w:rPr>
            <w:noProof/>
            <w:webHidden/>
          </w:rPr>
          <w:t>10</w:t>
        </w:r>
        <w:r>
          <w:rPr>
            <w:noProof/>
            <w:webHidden/>
          </w:rPr>
          <w:fldChar w:fldCharType="end"/>
        </w:r>
        <w:r w:rsidRPr="001F01C4">
          <w:rPr>
            <w:rStyle w:val="Hyperlink"/>
            <w:noProof/>
          </w:rPr>
          <w:fldChar w:fldCharType="end"/>
        </w:r>
      </w:ins>
    </w:p>
    <w:p w:rsidR="00AA5C56" w:rsidRDefault="00AA5C56">
      <w:pPr>
        <w:pStyle w:val="TOC3"/>
        <w:rPr>
          <w:ins w:id="68" w:author="Morgan McLeod" w:date="2016-03-04T12:00:00Z"/>
          <w:rFonts w:asciiTheme="minorHAnsi" w:eastAsiaTheme="minorEastAsia" w:hAnsiTheme="minorHAnsi" w:cstheme="minorBidi"/>
          <w:noProof/>
          <w:color w:val="auto"/>
          <w:u w:val="none"/>
        </w:rPr>
      </w:pPr>
      <w:ins w:id="69"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"_Toc444856293"</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4.1.3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_Toc444856293 \h </w:instrText>
        </w:r>
        <w:r>
          <w:rPr>
            <w:noProof/>
            <w:webHidden/>
          </w:rPr>
        </w:r>
      </w:ins>
      <w:r>
        <w:rPr>
          <w:noProof/>
          <w:webHidden/>
        </w:rPr>
        <w:fldChar w:fldCharType="separate"/>
      </w:r>
      <w:ins w:id="70" w:author="Morgan McLeod" w:date="2016-03-04T12:00:00Z">
        <w:r>
          <w:rPr>
            <w:noProof/>
            <w:webHidden/>
          </w:rPr>
          <w:t>11</w:t>
        </w:r>
        <w:r>
          <w:rPr>
            <w:noProof/>
            <w:webHidden/>
          </w:rPr>
          <w:fldChar w:fldCharType="end"/>
        </w:r>
        <w:r w:rsidRPr="001F01C4">
          <w:rPr>
            <w:rStyle w:val="Hyperlink"/>
            <w:noProof/>
          </w:rPr>
          <w:fldChar w:fldCharType="end"/>
        </w:r>
      </w:ins>
    </w:p>
    <w:p w:rsidR="00AA5C56" w:rsidRDefault="00AA5C56">
      <w:pPr>
        <w:pStyle w:val="TOC2"/>
        <w:rPr>
          <w:ins w:id="71" w:author="Morgan McLeod" w:date="2016-03-04T12:00:00Z"/>
          <w:rFonts w:asciiTheme="minorHAnsi" w:eastAsiaTheme="minorEastAsia" w:hAnsiTheme="minorHAnsi" w:cstheme="minorBidi"/>
          <w:noProof/>
          <w:color w:val="auto"/>
          <w:u w:val="none"/>
        </w:rPr>
      </w:pPr>
      <w:ins w:id="7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"_Toc444856294"</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4.2</w:t>
        </w:r>
        <w:r>
          <w:rPr>
            <w:rFonts w:asciiTheme="minorHAnsi" w:eastAsiaTheme="minorEastAsia" w:hAnsiTheme="minorHAnsi" w:cstheme="minorBidi"/>
            <w:noProof/>
            <w:color w:val="auto"/>
            <w:u w:val="none"/>
          </w:rPr>
          <w:tab/>
        </w:r>
        <w:r w:rsidRPr="001F01C4">
          <w:rPr>
            <w:rStyle w:val="Hyperlink"/>
            <w:noProof/>
          </w:rPr>
          <w:t>Amplitude Taper, Edge Taper, and Illumination efficiency</w:t>
        </w:r>
        <w:r>
          <w:rPr>
            <w:noProof/>
            <w:webHidden/>
          </w:rPr>
          <w:tab/>
        </w:r>
        <w:r>
          <w:rPr>
            <w:noProof/>
            <w:webHidden/>
          </w:rPr>
          <w:fldChar w:fldCharType="begin"/>
        </w:r>
        <w:r>
          <w:rPr>
            <w:noProof/>
            <w:webHidden/>
          </w:rPr>
          <w:instrText xml:space="preserve"> PAGEREF _Toc444856294 \h </w:instrText>
        </w:r>
        <w:r>
          <w:rPr>
            <w:noProof/>
            <w:webHidden/>
          </w:rPr>
        </w:r>
      </w:ins>
      <w:r>
        <w:rPr>
          <w:noProof/>
          <w:webHidden/>
        </w:rPr>
        <w:fldChar w:fldCharType="separate"/>
      </w:r>
      <w:ins w:id="73" w:author="Morgan McLeod" w:date="2016-03-04T12:00:00Z">
        <w:r>
          <w:rPr>
            <w:noProof/>
            <w:webHidden/>
          </w:rPr>
          <w:t>11</w:t>
        </w:r>
        <w:r>
          <w:rPr>
            <w:noProof/>
            <w:webHidden/>
          </w:rPr>
          <w:fldChar w:fldCharType="end"/>
        </w:r>
        <w:r w:rsidRPr="001F01C4">
          <w:rPr>
            <w:rStyle w:val="Hyperlink"/>
            <w:noProof/>
          </w:rPr>
          <w:fldChar w:fldCharType="end"/>
        </w:r>
      </w:ins>
    </w:p>
    <w:p w:rsidR="00AA5C56" w:rsidRDefault="00AA5C56">
      <w:pPr>
        <w:pStyle w:val="TOC3"/>
        <w:rPr>
          <w:ins w:id="74" w:author="Morgan McLeod" w:date="2016-03-04T12:00:00Z"/>
          <w:rFonts w:asciiTheme="minorHAnsi" w:eastAsiaTheme="minorEastAsia" w:hAnsiTheme="minorHAnsi" w:cstheme="minorBidi"/>
          <w:noProof/>
          <w:color w:val="auto"/>
          <w:u w:val="none"/>
        </w:rPr>
      </w:pPr>
      <w:ins w:id="7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"_Toc444856295"</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4.2.1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_Toc444856295 \h </w:instrText>
        </w:r>
        <w:r>
          <w:rPr>
            <w:noProof/>
            <w:webHidden/>
          </w:rPr>
        </w:r>
      </w:ins>
      <w:r>
        <w:rPr>
          <w:noProof/>
          <w:webHidden/>
        </w:rPr>
        <w:fldChar w:fldCharType="separate"/>
      </w:r>
      <w:ins w:id="76" w:author="Morgan McLeod" w:date="2016-03-04T12:00:00Z">
        <w:r>
          <w:rPr>
            <w:noProof/>
            <w:webHidden/>
          </w:rPr>
          <w:t>11</w:t>
        </w:r>
        <w:r>
          <w:rPr>
            <w:noProof/>
            <w:webHidden/>
          </w:rPr>
          <w:fldChar w:fldCharType="end"/>
        </w:r>
        <w:r w:rsidRPr="001F01C4">
          <w:rPr>
            <w:rStyle w:val="Hyperlink"/>
            <w:noProof/>
          </w:rPr>
          <w:fldChar w:fldCharType="end"/>
        </w:r>
      </w:ins>
    </w:p>
    <w:p w:rsidR="00AA5C56" w:rsidRDefault="00AA5C56">
      <w:pPr>
        <w:pStyle w:val="TOC3"/>
        <w:rPr>
          <w:ins w:id="77" w:author="Morgan McLeod" w:date="2016-03-04T12:00:00Z"/>
          <w:rFonts w:asciiTheme="minorHAnsi" w:eastAsiaTheme="minorEastAsia" w:hAnsiTheme="minorHAnsi" w:cstheme="minorBidi"/>
          <w:noProof/>
          <w:color w:val="auto"/>
          <w:u w:val="none"/>
        </w:rPr>
      </w:pPr>
      <w:ins w:id="78"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"_Toc444856296"</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4.2.2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_Toc444856296 \h </w:instrText>
        </w:r>
        <w:r>
          <w:rPr>
            <w:noProof/>
            <w:webHidden/>
          </w:rPr>
        </w:r>
      </w:ins>
      <w:r>
        <w:rPr>
          <w:noProof/>
          <w:webHidden/>
        </w:rPr>
        <w:fldChar w:fldCharType="separate"/>
      </w:r>
      <w:ins w:id="79" w:author="Morgan McLeod" w:date="2016-03-04T12:00:00Z">
        <w:r>
          <w:rPr>
            <w:noProof/>
            <w:webHidden/>
          </w:rPr>
          <w:t>12</w:t>
        </w:r>
        <w:r>
          <w:rPr>
            <w:noProof/>
            <w:webHidden/>
          </w:rPr>
          <w:fldChar w:fldCharType="end"/>
        </w:r>
        <w:r w:rsidRPr="001F01C4">
          <w:rPr>
            <w:rStyle w:val="Hyperlink"/>
            <w:noProof/>
          </w:rPr>
          <w:fldChar w:fldCharType="end"/>
        </w:r>
      </w:ins>
    </w:p>
    <w:p w:rsidR="00AA5C56" w:rsidRDefault="00AA5C56">
      <w:pPr>
        <w:pStyle w:val="TOC3"/>
        <w:rPr>
          <w:ins w:id="80" w:author="Morgan McLeod" w:date="2016-03-04T12:00:00Z"/>
          <w:rFonts w:asciiTheme="minorHAnsi" w:eastAsiaTheme="minorEastAsia" w:hAnsiTheme="minorHAnsi" w:cstheme="minorBidi"/>
          <w:noProof/>
          <w:color w:val="auto"/>
          <w:u w:val="none"/>
        </w:rPr>
      </w:pPr>
      <w:ins w:id="81"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"_Toc444856297"</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4.2.3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_Toc444856297 \h </w:instrText>
        </w:r>
        <w:r>
          <w:rPr>
            <w:noProof/>
            <w:webHidden/>
          </w:rPr>
        </w:r>
      </w:ins>
      <w:r>
        <w:rPr>
          <w:noProof/>
          <w:webHidden/>
        </w:rPr>
        <w:fldChar w:fldCharType="separate"/>
      </w:r>
      <w:ins w:id="82" w:author="Morgan McLeod" w:date="2016-03-04T12:00:00Z">
        <w:r>
          <w:rPr>
            <w:noProof/>
            <w:webHidden/>
          </w:rPr>
          <w:t>12</w:t>
        </w:r>
        <w:r>
          <w:rPr>
            <w:noProof/>
            <w:webHidden/>
          </w:rPr>
          <w:fldChar w:fldCharType="end"/>
        </w:r>
        <w:r w:rsidRPr="001F01C4">
          <w:rPr>
            <w:rStyle w:val="Hyperlink"/>
            <w:noProof/>
          </w:rPr>
          <w:fldChar w:fldCharType="end"/>
        </w:r>
      </w:ins>
    </w:p>
    <w:p w:rsidR="00AA5C56" w:rsidRDefault="00AA5C56">
      <w:pPr>
        <w:pStyle w:val="TOC2"/>
        <w:rPr>
          <w:ins w:id="83" w:author="Morgan McLeod" w:date="2016-03-04T12:00:00Z"/>
          <w:rFonts w:asciiTheme="minorHAnsi" w:eastAsiaTheme="minorEastAsia" w:hAnsiTheme="minorHAnsi" w:cstheme="minorBidi"/>
          <w:noProof/>
          <w:color w:val="auto"/>
          <w:u w:val="none"/>
        </w:rPr>
      </w:pPr>
      <w:ins w:id="8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"_Toc444856298"</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4.3</w:t>
        </w:r>
        <w:r>
          <w:rPr>
            <w:rFonts w:asciiTheme="minorHAnsi" w:eastAsiaTheme="minorEastAsia" w:hAnsiTheme="minorHAnsi" w:cstheme="minorBidi"/>
            <w:noProof/>
            <w:color w:val="auto"/>
            <w:u w:val="none"/>
          </w:rPr>
          <w:tab/>
        </w:r>
        <w:r w:rsidRPr="001F01C4">
          <w:rPr>
            <w:rStyle w:val="Hyperlink"/>
            <w:noProof/>
          </w:rPr>
          <w:t>Phase Fit and Phase efficiency</w:t>
        </w:r>
        <w:r>
          <w:rPr>
            <w:noProof/>
            <w:webHidden/>
          </w:rPr>
          <w:tab/>
        </w:r>
        <w:r>
          <w:rPr>
            <w:noProof/>
            <w:webHidden/>
          </w:rPr>
          <w:fldChar w:fldCharType="begin"/>
        </w:r>
        <w:r>
          <w:rPr>
            <w:noProof/>
            <w:webHidden/>
          </w:rPr>
          <w:instrText xml:space="preserve"> PAGEREF _Toc444856298 \h </w:instrText>
        </w:r>
        <w:r>
          <w:rPr>
            <w:noProof/>
            <w:webHidden/>
          </w:rPr>
        </w:r>
      </w:ins>
      <w:r>
        <w:rPr>
          <w:noProof/>
          <w:webHidden/>
        </w:rPr>
        <w:fldChar w:fldCharType="separate"/>
      </w:r>
      <w:ins w:id="85" w:author="Morgan McLeod" w:date="2016-03-04T12:00:00Z">
        <w:r>
          <w:rPr>
            <w:noProof/>
            <w:webHidden/>
          </w:rPr>
          <w:t>12</w:t>
        </w:r>
        <w:r>
          <w:rPr>
            <w:noProof/>
            <w:webHidden/>
          </w:rPr>
          <w:fldChar w:fldCharType="end"/>
        </w:r>
        <w:r w:rsidRPr="001F01C4">
          <w:rPr>
            <w:rStyle w:val="Hyperlink"/>
            <w:noProof/>
          </w:rPr>
          <w:fldChar w:fldCharType="end"/>
        </w:r>
      </w:ins>
    </w:p>
    <w:p w:rsidR="00AA5C56" w:rsidRDefault="00AA5C56">
      <w:pPr>
        <w:pStyle w:val="TOC3"/>
        <w:rPr>
          <w:ins w:id="86" w:author="Morgan McLeod" w:date="2016-03-04T12:00:00Z"/>
          <w:rFonts w:asciiTheme="minorHAnsi" w:eastAsiaTheme="minorEastAsia" w:hAnsiTheme="minorHAnsi" w:cstheme="minorBidi"/>
          <w:noProof/>
          <w:color w:val="auto"/>
          <w:u w:val="none"/>
        </w:rPr>
      </w:pPr>
      <w:ins w:id="8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"_Toc444856299"</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4.3.1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_Toc444856299 \h </w:instrText>
        </w:r>
        <w:r>
          <w:rPr>
            <w:noProof/>
            <w:webHidden/>
          </w:rPr>
        </w:r>
      </w:ins>
      <w:r>
        <w:rPr>
          <w:noProof/>
          <w:webHidden/>
        </w:rPr>
        <w:fldChar w:fldCharType="separate"/>
      </w:r>
      <w:ins w:id="88" w:author="Morgan McLeod" w:date="2016-03-04T12:00:00Z">
        <w:r>
          <w:rPr>
            <w:noProof/>
            <w:webHidden/>
          </w:rPr>
          <w:t>13</w:t>
        </w:r>
        <w:r>
          <w:rPr>
            <w:noProof/>
            <w:webHidden/>
          </w:rPr>
          <w:fldChar w:fldCharType="end"/>
        </w:r>
        <w:r w:rsidRPr="001F01C4">
          <w:rPr>
            <w:rStyle w:val="Hyperlink"/>
            <w:noProof/>
          </w:rPr>
          <w:fldChar w:fldCharType="end"/>
        </w:r>
      </w:ins>
    </w:p>
    <w:p w:rsidR="00AA5C56" w:rsidRDefault="00AA5C56">
      <w:pPr>
        <w:pStyle w:val="TOC3"/>
        <w:rPr>
          <w:ins w:id="89" w:author="Morgan McLeod" w:date="2016-03-04T12:00:00Z"/>
          <w:rFonts w:asciiTheme="minorHAnsi" w:eastAsiaTheme="minorEastAsia" w:hAnsiTheme="minorHAnsi" w:cstheme="minorBidi"/>
          <w:noProof/>
          <w:color w:val="auto"/>
          <w:u w:val="none"/>
        </w:rPr>
      </w:pPr>
      <w:ins w:id="90"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"_Toc444856300"</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4.3.2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_Toc444856300 \h </w:instrText>
        </w:r>
        <w:r>
          <w:rPr>
            <w:noProof/>
            <w:webHidden/>
          </w:rPr>
        </w:r>
      </w:ins>
      <w:r>
        <w:rPr>
          <w:noProof/>
          <w:webHidden/>
        </w:rPr>
        <w:fldChar w:fldCharType="separate"/>
      </w:r>
      <w:ins w:id="91" w:author="Morgan McLeod" w:date="2016-03-04T12:00:00Z">
        <w:r>
          <w:rPr>
            <w:noProof/>
            <w:webHidden/>
          </w:rPr>
          <w:t>14</w:t>
        </w:r>
        <w:r>
          <w:rPr>
            <w:noProof/>
            <w:webHidden/>
          </w:rPr>
          <w:fldChar w:fldCharType="end"/>
        </w:r>
        <w:r w:rsidRPr="001F01C4">
          <w:rPr>
            <w:rStyle w:val="Hyperlink"/>
            <w:noProof/>
          </w:rPr>
          <w:fldChar w:fldCharType="end"/>
        </w:r>
      </w:ins>
    </w:p>
    <w:p w:rsidR="00AA5C56" w:rsidRDefault="00AA5C56">
      <w:pPr>
        <w:pStyle w:val="TOC3"/>
        <w:rPr>
          <w:ins w:id="92" w:author="Morgan McLeod" w:date="2016-03-04T12:00:00Z"/>
          <w:rFonts w:asciiTheme="minorHAnsi" w:eastAsiaTheme="minorEastAsia" w:hAnsiTheme="minorHAnsi" w:cstheme="minorBidi"/>
          <w:noProof/>
          <w:color w:val="auto"/>
          <w:u w:val="none"/>
        </w:rPr>
      </w:pPr>
      <w:ins w:id="93"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"_Toc444856301"</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4.3.3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_Toc444856301 \h </w:instrText>
        </w:r>
        <w:r>
          <w:rPr>
            <w:noProof/>
            <w:webHidden/>
          </w:rPr>
        </w:r>
      </w:ins>
      <w:r>
        <w:rPr>
          <w:noProof/>
          <w:webHidden/>
        </w:rPr>
        <w:fldChar w:fldCharType="separate"/>
      </w:r>
      <w:ins w:id="94" w:author="Morgan McLeod" w:date="2016-03-04T12:00:00Z">
        <w:r>
          <w:rPr>
            <w:noProof/>
            <w:webHidden/>
          </w:rPr>
          <w:t>14</w:t>
        </w:r>
        <w:r>
          <w:rPr>
            <w:noProof/>
            <w:webHidden/>
          </w:rPr>
          <w:fldChar w:fldCharType="end"/>
        </w:r>
        <w:r w:rsidRPr="001F01C4">
          <w:rPr>
            <w:rStyle w:val="Hyperlink"/>
            <w:noProof/>
          </w:rPr>
          <w:fldChar w:fldCharType="end"/>
        </w:r>
      </w:ins>
    </w:p>
    <w:p w:rsidR="00AA5C56" w:rsidRDefault="00AA5C56">
      <w:pPr>
        <w:pStyle w:val="TOC2"/>
        <w:rPr>
          <w:ins w:id="95" w:author="Morgan McLeod" w:date="2016-03-04T12:00:00Z"/>
          <w:rFonts w:asciiTheme="minorHAnsi" w:eastAsiaTheme="minorEastAsia" w:hAnsiTheme="minorHAnsi" w:cstheme="minorBidi"/>
          <w:noProof/>
          <w:color w:val="auto"/>
          <w:u w:val="none"/>
        </w:rPr>
      </w:pPr>
      <w:ins w:id="9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"_Toc444856302"</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4.4</w:t>
        </w:r>
        <w:r>
          <w:rPr>
            <w:rFonts w:asciiTheme="minorHAnsi" w:eastAsiaTheme="minorEastAsia" w:hAnsiTheme="minorHAnsi" w:cstheme="minorBidi"/>
            <w:noProof/>
            <w:color w:val="auto"/>
            <w:u w:val="none"/>
          </w:rPr>
          <w:tab/>
        </w:r>
        <w:r w:rsidRPr="001F01C4">
          <w:rPr>
            <w:rStyle w:val="Hyperlink"/>
            <w:noProof/>
          </w:rPr>
          <w:t>Amplitude Fit</w:t>
        </w:r>
        <w:r>
          <w:rPr>
            <w:noProof/>
            <w:webHidden/>
          </w:rPr>
          <w:tab/>
        </w:r>
        <w:r>
          <w:rPr>
            <w:noProof/>
            <w:webHidden/>
          </w:rPr>
          <w:fldChar w:fldCharType="begin"/>
        </w:r>
        <w:r>
          <w:rPr>
            <w:noProof/>
            <w:webHidden/>
          </w:rPr>
          <w:instrText xml:space="preserve"> PAGEREF _Toc444856302 \h </w:instrText>
        </w:r>
        <w:r>
          <w:rPr>
            <w:noProof/>
            <w:webHidden/>
          </w:rPr>
        </w:r>
      </w:ins>
      <w:r>
        <w:rPr>
          <w:noProof/>
          <w:webHidden/>
        </w:rPr>
        <w:fldChar w:fldCharType="separate"/>
      </w:r>
      <w:ins w:id="97" w:author="Morgan McLeod" w:date="2016-03-04T12:00:00Z">
        <w:r>
          <w:rPr>
            <w:noProof/>
            <w:webHidden/>
          </w:rPr>
          <w:t>15</w:t>
        </w:r>
        <w:r>
          <w:rPr>
            <w:noProof/>
            <w:webHidden/>
          </w:rPr>
          <w:fldChar w:fldCharType="end"/>
        </w:r>
        <w:r w:rsidRPr="001F01C4">
          <w:rPr>
            <w:rStyle w:val="Hyperlink"/>
            <w:noProof/>
          </w:rPr>
          <w:fldChar w:fldCharType="end"/>
        </w:r>
      </w:ins>
    </w:p>
    <w:p w:rsidR="00AA5C56" w:rsidRDefault="00AA5C56">
      <w:pPr>
        <w:pStyle w:val="TOC3"/>
        <w:rPr>
          <w:ins w:id="98" w:author="Morgan McLeod" w:date="2016-03-04T12:00:00Z"/>
          <w:rFonts w:asciiTheme="minorHAnsi" w:eastAsiaTheme="minorEastAsia" w:hAnsiTheme="minorHAnsi" w:cstheme="minorBidi"/>
          <w:noProof/>
          <w:color w:val="auto"/>
          <w:u w:val="none"/>
        </w:rPr>
      </w:pPr>
      <w:ins w:id="99"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"_Toc444856303"</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4.4.1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_Toc444856303 \h </w:instrText>
        </w:r>
        <w:r>
          <w:rPr>
            <w:noProof/>
            <w:webHidden/>
          </w:rPr>
        </w:r>
      </w:ins>
      <w:r>
        <w:rPr>
          <w:noProof/>
          <w:webHidden/>
        </w:rPr>
        <w:fldChar w:fldCharType="separate"/>
      </w:r>
      <w:ins w:id="100" w:author="Morgan McLeod" w:date="2016-03-04T12:00:00Z">
        <w:r>
          <w:rPr>
            <w:noProof/>
            <w:webHidden/>
          </w:rPr>
          <w:t>15</w:t>
        </w:r>
        <w:r>
          <w:rPr>
            <w:noProof/>
            <w:webHidden/>
          </w:rPr>
          <w:fldChar w:fldCharType="end"/>
        </w:r>
        <w:r w:rsidRPr="001F01C4">
          <w:rPr>
            <w:rStyle w:val="Hyperlink"/>
            <w:noProof/>
          </w:rPr>
          <w:fldChar w:fldCharType="end"/>
        </w:r>
      </w:ins>
    </w:p>
    <w:p w:rsidR="00AA5C56" w:rsidRDefault="00AA5C56">
      <w:pPr>
        <w:pStyle w:val="TOC3"/>
        <w:rPr>
          <w:ins w:id="101" w:author="Morgan McLeod" w:date="2016-03-04T12:00:00Z"/>
          <w:rFonts w:asciiTheme="minorHAnsi" w:eastAsiaTheme="minorEastAsia" w:hAnsiTheme="minorHAnsi" w:cstheme="minorBidi"/>
          <w:noProof/>
          <w:color w:val="auto"/>
          <w:u w:val="none"/>
        </w:rPr>
      </w:pPr>
      <w:ins w:id="10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"_Toc444856304"</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4.4.2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_Toc444856304 \h </w:instrText>
        </w:r>
        <w:r>
          <w:rPr>
            <w:noProof/>
            <w:webHidden/>
          </w:rPr>
        </w:r>
      </w:ins>
      <w:r>
        <w:rPr>
          <w:noProof/>
          <w:webHidden/>
        </w:rPr>
        <w:fldChar w:fldCharType="separate"/>
      </w:r>
      <w:ins w:id="103" w:author="Morgan McLeod" w:date="2016-03-04T12:00:00Z">
        <w:r>
          <w:rPr>
            <w:noProof/>
            <w:webHidden/>
          </w:rPr>
          <w:t>16</w:t>
        </w:r>
        <w:r>
          <w:rPr>
            <w:noProof/>
            <w:webHidden/>
          </w:rPr>
          <w:fldChar w:fldCharType="end"/>
        </w:r>
        <w:r w:rsidRPr="001F01C4">
          <w:rPr>
            <w:rStyle w:val="Hyperlink"/>
            <w:noProof/>
          </w:rPr>
          <w:fldChar w:fldCharType="end"/>
        </w:r>
      </w:ins>
    </w:p>
    <w:p w:rsidR="00AA5C56" w:rsidRDefault="00AA5C56">
      <w:pPr>
        <w:pStyle w:val="TOC3"/>
        <w:rPr>
          <w:ins w:id="104" w:author="Morgan McLeod" w:date="2016-03-04T12:00:00Z"/>
          <w:rFonts w:asciiTheme="minorHAnsi" w:eastAsiaTheme="minorEastAsia" w:hAnsiTheme="minorHAnsi" w:cstheme="minorBidi"/>
          <w:noProof/>
          <w:color w:val="auto"/>
          <w:u w:val="none"/>
        </w:rPr>
      </w:pPr>
      <w:ins w:id="10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"_Toc444856305"</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4.4.3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_Toc444856305 \h </w:instrText>
        </w:r>
        <w:r>
          <w:rPr>
            <w:noProof/>
            <w:webHidden/>
          </w:rPr>
        </w:r>
      </w:ins>
      <w:r>
        <w:rPr>
          <w:noProof/>
          <w:webHidden/>
        </w:rPr>
        <w:fldChar w:fldCharType="separate"/>
      </w:r>
      <w:ins w:id="106" w:author="Morgan McLeod" w:date="2016-03-04T12:00:00Z">
        <w:r>
          <w:rPr>
            <w:noProof/>
            <w:webHidden/>
          </w:rPr>
          <w:t>17</w:t>
        </w:r>
        <w:r>
          <w:rPr>
            <w:noProof/>
            <w:webHidden/>
          </w:rPr>
          <w:fldChar w:fldCharType="end"/>
        </w:r>
        <w:r w:rsidRPr="001F01C4">
          <w:rPr>
            <w:rStyle w:val="Hyperlink"/>
            <w:noProof/>
          </w:rPr>
          <w:fldChar w:fldCharType="end"/>
        </w:r>
      </w:ins>
    </w:p>
    <w:p w:rsidR="00AA5C56" w:rsidRDefault="00AA5C56">
      <w:pPr>
        <w:pStyle w:val="TOC2"/>
        <w:rPr>
          <w:ins w:id="107" w:author="Morgan McLeod" w:date="2016-03-04T12:00:00Z"/>
          <w:rFonts w:asciiTheme="minorHAnsi" w:eastAsiaTheme="minorEastAsia" w:hAnsiTheme="minorHAnsi" w:cstheme="minorBidi"/>
          <w:noProof/>
          <w:color w:val="auto"/>
          <w:u w:val="none"/>
        </w:rPr>
      </w:pPr>
      <w:ins w:id="108"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"_Toc444856306"</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4.5</w:t>
        </w:r>
        <w:r>
          <w:rPr>
            <w:rFonts w:asciiTheme="minorHAnsi" w:eastAsiaTheme="minorEastAsia" w:hAnsiTheme="minorHAnsi" w:cstheme="minorBidi"/>
            <w:noProof/>
            <w:color w:val="auto"/>
            <w:u w:val="none"/>
          </w:rPr>
          <w:tab/>
        </w:r>
        <w:r w:rsidRPr="001F01C4">
          <w:rPr>
            <w:rStyle w:val="Hyperlink"/>
            <w:noProof/>
          </w:rPr>
          <w:t>Defocus efficiency and Subreflector Shift</w:t>
        </w:r>
        <w:r>
          <w:rPr>
            <w:noProof/>
            <w:webHidden/>
          </w:rPr>
          <w:tab/>
        </w:r>
        <w:r>
          <w:rPr>
            <w:noProof/>
            <w:webHidden/>
          </w:rPr>
          <w:fldChar w:fldCharType="begin"/>
        </w:r>
        <w:r>
          <w:rPr>
            <w:noProof/>
            <w:webHidden/>
          </w:rPr>
          <w:instrText xml:space="preserve"> PAGEREF _Toc444856306 \h </w:instrText>
        </w:r>
        <w:r>
          <w:rPr>
            <w:noProof/>
            <w:webHidden/>
          </w:rPr>
        </w:r>
      </w:ins>
      <w:r>
        <w:rPr>
          <w:noProof/>
          <w:webHidden/>
        </w:rPr>
        <w:fldChar w:fldCharType="separate"/>
      </w:r>
      <w:ins w:id="109" w:author="Morgan McLeod" w:date="2016-03-04T12:00:00Z">
        <w:r>
          <w:rPr>
            <w:noProof/>
            <w:webHidden/>
          </w:rPr>
          <w:t>17</w:t>
        </w:r>
        <w:r>
          <w:rPr>
            <w:noProof/>
            <w:webHidden/>
          </w:rPr>
          <w:fldChar w:fldCharType="end"/>
        </w:r>
        <w:r w:rsidRPr="001F01C4">
          <w:rPr>
            <w:rStyle w:val="Hyperlink"/>
            <w:noProof/>
          </w:rPr>
          <w:fldChar w:fldCharType="end"/>
        </w:r>
      </w:ins>
    </w:p>
    <w:p w:rsidR="00AA5C56" w:rsidRDefault="00AA5C56">
      <w:pPr>
        <w:pStyle w:val="TOC3"/>
        <w:rPr>
          <w:ins w:id="110" w:author="Morgan McLeod" w:date="2016-03-04T12:00:00Z"/>
          <w:rFonts w:asciiTheme="minorHAnsi" w:eastAsiaTheme="minorEastAsia" w:hAnsiTheme="minorHAnsi" w:cstheme="minorBidi"/>
          <w:noProof/>
          <w:color w:val="auto"/>
          <w:u w:val="none"/>
        </w:rPr>
      </w:pPr>
      <w:ins w:id="111"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"_Toc444856307"</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4.5.1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_Toc444856307 \h </w:instrText>
        </w:r>
        <w:r>
          <w:rPr>
            <w:noProof/>
            <w:webHidden/>
          </w:rPr>
        </w:r>
      </w:ins>
      <w:r>
        <w:rPr>
          <w:noProof/>
          <w:webHidden/>
        </w:rPr>
        <w:fldChar w:fldCharType="separate"/>
      </w:r>
      <w:ins w:id="112" w:author="Morgan McLeod" w:date="2016-03-04T12:00:00Z">
        <w:r>
          <w:rPr>
            <w:noProof/>
            <w:webHidden/>
          </w:rPr>
          <w:t>18</w:t>
        </w:r>
        <w:r>
          <w:rPr>
            <w:noProof/>
            <w:webHidden/>
          </w:rPr>
          <w:fldChar w:fldCharType="end"/>
        </w:r>
        <w:r w:rsidRPr="001F01C4">
          <w:rPr>
            <w:rStyle w:val="Hyperlink"/>
            <w:noProof/>
          </w:rPr>
          <w:fldChar w:fldCharType="end"/>
        </w:r>
      </w:ins>
    </w:p>
    <w:p w:rsidR="00AA5C56" w:rsidRDefault="00AA5C56">
      <w:pPr>
        <w:pStyle w:val="TOC3"/>
        <w:rPr>
          <w:ins w:id="113" w:author="Morgan McLeod" w:date="2016-03-04T12:00:00Z"/>
          <w:rFonts w:asciiTheme="minorHAnsi" w:eastAsiaTheme="minorEastAsia" w:hAnsiTheme="minorHAnsi" w:cstheme="minorBidi"/>
          <w:noProof/>
          <w:color w:val="auto"/>
          <w:u w:val="none"/>
        </w:rPr>
      </w:pPr>
      <w:ins w:id="11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"_Toc444856308"</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4.5.2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_Toc444856308 \h </w:instrText>
        </w:r>
        <w:r>
          <w:rPr>
            <w:noProof/>
            <w:webHidden/>
          </w:rPr>
        </w:r>
      </w:ins>
      <w:r>
        <w:rPr>
          <w:noProof/>
          <w:webHidden/>
        </w:rPr>
        <w:fldChar w:fldCharType="separate"/>
      </w:r>
      <w:ins w:id="115" w:author="Morgan McLeod" w:date="2016-03-04T12:00:00Z">
        <w:r>
          <w:rPr>
            <w:noProof/>
            <w:webHidden/>
          </w:rPr>
          <w:t>19</w:t>
        </w:r>
        <w:r>
          <w:rPr>
            <w:noProof/>
            <w:webHidden/>
          </w:rPr>
          <w:fldChar w:fldCharType="end"/>
        </w:r>
        <w:r w:rsidRPr="001F01C4">
          <w:rPr>
            <w:rStyle w:val="Hyperlink"/>
            <w:noProof/>
          </w:rPr>
          <w:fldChar w:fldCharType="end"/>
        </w:r>
      </w:ins>
    </w:p>
    <w:p w:rsidR="00AA5C56" w:rsidRDefault="00AA5C56">
      <w:pPr>
        <w:pStyle w:val="TOC3"/>
        <w:rPr>
          <w:ins w:id="116" w:author="Morgan McLeod" w:date="2016-03-04T12:00:00Z"/>
          <w:rFonts w:asciiTheme="minorHAnsi" w:eastAsiaTheme="minorEastAsia" w:hAnsiTheme="minorHAnsi" w:cstheme="minorBidi"/>
          <w:noProof/>
          <w:color w:val="auto"/>
          <w:u w:val="none"/>
        </w:rPr>
      </w:pPr>
      <w:ins w:id="11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"_Toc444856309"</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4.5.3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_Toc444856309 \h </w:instrText>
        </w:r>
        <w:r>
          <w:rPr>
            <w:noProof/>
            <w:webHidden/>
          </w:rPr>
        </w:r>
      </w:ins>
      <w:r>
        <w:rPr>
          <w:noProof/>
          <w:webHidden/>
        </w:rPr>
        <w:fldChar w:fldCharType="separate"/>
      </w:r>
      <w:ins w:id="118" w:author="Morgan McLeod" w:date="2016-03-04T12:00:00Z">
        <w:r>
          <w:rPr>
            <w:noProof/>
            <w:webHidden/>
          </w:rPr>
          <w:t>20</w:t>
        </w:r>
        <w:r>
          <w:rPr>
            <w:noProof/>
            <w:webHidden/>
          </w:rPr>
          <w:fldChar w:fldCharType="end"/>
        </w:r>
        <w:r w:rsidRPr="001F01C4">
          <w:rPr>
            <w:rStyle w:val="Hyperlink"/>
            <w:noProof/>
          </w:rPr>
          <w:fldChar w:fldCharType="end"/>
        </w:r>
      </w:ins>
    </w:p>
    <w:p w:rsidR="00AA5C56" w:rsidRDefault="00AA5C56">
      <w:pPr>
        <w:pStyle w:val="TOC2"/>
        <w:rPr>
          <w:ins w:id="119" w:author="Morgan McLeod" w:date="2016-03-04T12:00:00Z"/>
          <w:rFonts w:asciiTheme="minorHAnsi" w:eastAsiaTheme="minorEastAsia" w:hAnsiTheme="minorHAnsi" w:cstheme="minorBidi"/>
          <w:noProof/>
          <w:color w:val="auto"/>
          <w:u w:val="none"/>
        </w:rPr>
      </w:pPr>
      <w:ins w:id="120" w:author="Morgan McLeod" w:date="2016-03-04T12:00:00Z">
        <w:r w:rsidRPr="001F01C4">
          <w:rPr>
            <w:rStyle w:val="Hyperlink"/>
            <w:noProof/>
          </w:rPr>
          <w:lastRenderedPageBreak/>
          <w:fldChar w:fldCharType="begin"/>
        </w:r>
        <w:r w:rsidRPr="001F01C4">
          <w:rPr>
            <w:rStyle w:val="Hyperlink"/>
            <w:noProof/>
          </w:rPr>
          <w:instrText xml:space="preserve"> </w:instrText>
        </w:r>
        <w:r>
          <w:rPr>
            <w:noProof/>
          </w:rPr>
          <w:instrText>HYPERLINK \l "_Toc444856310"</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4.6</w:t>
        </w:r>
        <w:r>
          <w:rPr>
            <w:rFonts w:asciiTheme="minorHAnsi" w:eastAsiaTheme="minorEastAsia" w:hAnsiTheme="minorHAnsi" w:cstheme="minorBidi"/>
            <w:noProof/>
            <w:color w:val="auto"/>
            <w:u w:val="none"/>
          </w:rPr>
          <w:tab/>
        </w:r>
        <w:r w:rsidRPr="001F01C4">
          <w:rPr>
            <w:rStyle w:val="Hyperlink"/>
            <w:noProof/>
          </w:rPr>
          <w:t>Total Aperture efficiency</w:t>
        </w:r>
        <w:r>
          <w:rPr>
            <w:noProof/>
            <w:webHidden/>
          </w:rPr>
          <w:tab/>
        </w:r>
        <w:r>
          <w:rPr>
            <w:noProof/>
            <w:webHidden/>
          </w:rPr>
          <w:fldChar w:fldCharType="begin"/>
        </w:r>
        <w:r>
          <w:rPr>
            <w:noProof/>
            <w:webHidden/>
          </w:rPr>
          <w:instrText xml:space="preserve"> PAGEREF _Toc444856310 \h </w:instrText>
        </w:r>
        <w:r>
          <w:rPr>
            <w:noProof/>
            <w:webHidden/>
          </w:rPr>
        </w:r>
      </w:ins>
      <w:r>
        <w:rPr>
          <w:noProof/>
          <w:webHidden/>
        </w:rPr>
        <w:fldChar w:fldCharType="separate"/>
      </w:r>
      <w:ins w:id="121" w:author="Morgan McLeod" w:date="2016-03-04T12:00:00Z">
        <w:r>
          <w:rPr>
            <w:noProof/>
            <w:webHidden/>
          </w:rPr>
          <w:t>20</w:t>
        </w:r>
        <w:r>
          <w:rPr>
            <w:noProof/>
            <w:webHidden/>
          </w:rPr>
          <w:fldChar w:fldCharType="end"/>
        </w:r>
        <w:r w:rsidRPr="001F01C4">
          <w:rPr>
            <w:rStyle w:val="Hyperlink"/>
            <w:noProof/>
          </w:rPr>
          <w:fldChar w:fldCharType="end"/>
        </w:r>
      </w:ins>
    </w:p>
    <w:p w:rsidR="00AA5C56" w:rsidRDefault="00AA5C56">
      <w:pPr>
        <w:pStyle w:val="TOC3"/>
        <w:rPr>
          <w:ins w:id="122" w:author="Morgan McLeod" w:date="2016-03-04T12:00:00Z"/>
          <w:rFonts w:asciiTheme="minorHAnsi" w:eastAsiaTheme="minorEastAsia" w:hAnsiTheme="minorHAnsi" w:cstheme="minorBidi"/>
          <w:noProof/>
          <w:color w:val="auto"/>
          <w:u w:val="none"/>
        </w:rPr>
      </w:pPr>
      <w:ins w:id="123"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"_Toc444856311"</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4.6.1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_Toc444856311 \h </w:instrText>
        </w:r>
        <w:r>
          <w:rPr>
            <w:noProof/>
            <w:webHidden/>
          </w:rPr>
        </w:r>
      </w:ins>
      <w:r>
        <w:rPr>
          <w:noProof/>
          <w:webHidden/>
        </w:rPr>
        <w:fldChar w:fldCharType="separate"/>
      </w:r>
      <w:ins w:id="124" w:author="Morgan McLeod" w:date="2016-03-04T12:00:00Z">
        <w:r>
          <w:rPr>
            <w:noProof/>
            <w:webHidden/>
          </w:rPr>
          <w:t>20</w:t>
        </w:r>
        <w:r>
          <w:rPr>
            <w:noProof/>
            <w:webHidden/>
          </w:rPr>
          <w:fldChar w:fldCharType="end"/>
        </w:r>
        <w:r w:rsidRPr="001F01C4">
          <w:rPr>
            <w:rStyle w:val="Hyperlink"/>
            <w:noProof/>
          </w:rPr>
          <w:fldChar w:fldCharType="end"/>
        </w:r>
      </w:ins>
    </w:p>
    <w:p w:rsidR="00AA5C56" w:rsidRDefault="00AA5C56">
      <w:pPr>
        <w:pStyle w:val="TOC3"/>
        <w:rPr>
          <w:ins w:id="125" w:author="Morgan McLeod" w:date="2016-03-04T12:00:00Z"/>
          <w:rFonts w:asciiTheme="minorHAnsi" w:eastAsiaTheme="minorEastAsia" w:hAnsiTheme="minorHAnsi" w:cstheme="minorBidi"/>
          <w:noProof/>
          <w:color w:val="auto"/>
          <w:u w:val="none"/>
        </w:rPr>
      </w:pPr>
      <w:ins w:id="12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"_Toc444856312"</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4.6.2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_Toc444856312 \h </w:instrText>
        </w:r>
        <w:r>
          <w:rPr>
            <w:noProof/>
            <w:webHidden/>
          </w:rPr>
        </w:r>
      </w:ins>
      <w:r>
        <w:rPr>
          <w:noProof/>
          <w:webHidden/>
        </w:rPr>
        <w:fldChar w:fldCharType="separate"/>
      </w:r>
      <w:ins w:id="127" w:author="Morgan McLeod" w:date="2016-03-04T12:00:00Z">
        <w:r>
          <w:rPr>
            <w:noProof/>
            <w:webHidden/>
          </w:rPr>
          <w:t>21</w:t>
        </w:r>
        <w:r>
          <w:rPr>
            <w:noProof/>
            <w:webHidden/>
          </w:rPr>
          <w:fldChar w:fldCharType="end"/>
        </w:r>
        <w:r w:rsidRPr="001F01C4">
          <w:rPr>
            <w:rStyle w:val="Hyperlink"/>
            <w:noProof/>
          </w:rPr>
          <w:fldChar w:fldCharType="end"/>
        </w:r>
      </w:ins>
    </w:p>
    <w:p w:rsidR="00AA5C56" w:rsidRDefault="00AA5C56">
      <w:pPr>
        <w:pStyle w:val="TOC3"/>
        <w:rPr>
          <w:ins w:id="128" w:author="Morgan McLeod" w:date="2016-03-04T12:00:00Z"/>
          <w:rFonts w:asciiTheme="minorHAnsi" w:eastAsiaTheme="minorEastAsia" w:hAnsiTheme="minorHAnsi" w:cstheme="minorBidi"/>
          <w:noProof/>
          <w:color w:val="auto"/>
          <w:u w:val="none"/>
        </w:rPr>
      </w:pPr>
      <w:ins w:id="129"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"_Toc444856313"</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4.6.3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_Toc444856313 \h </w:instrText>
        </w:r>
        <w:r>
          <w:rPr>
            <w:noProof/>
            <w:webHidden/>
          </w:rPr>
        </w:r>
      </w:ins>
      <w:r>
        <w:rPr>
          <w:noProof/>
          <w:webHidden/>
        </w:rPr>
        <w:fldChar w:fldCharType="separate"/>
      </w:r>
      <w:ins w:id="130" w:author="Morgan McLeod" w:date="2016-03-04T12:00:00Z">
        <w:r>
          <w:rPr>
            <w:noProof/>
            <w:webHidden/>
          </w:rPr>
          <w:t>21</w:t>
        </w:r>
        <w:r>
          <w:rPr>
            <w:noProof/>
            <w:webHidden/>
          </w:rPr>
          <w:fldChar w:fldCharType="end"/>
        </w:r>
        <w:r w:rsidRPr="001F01C4">
          <w:rPr>
            <w:rStyle w:val="Hyperlink"/>
            <w:noProof/>
          </w:rPr>
          <w:fldChar w:fldCharType="end"/>
        </w:r>
      </w:ins>
    </w:p>
    <w:p w:rsidR="00AA5C56" w:rsidRDefault="00AA5C56">
      <w:pPr>
        <w:pStyle w:val="TOC2"/>
        <w:rPr>
          <w:ins w:id="131" w:author="Morgan McLeod" w:date="2016-03-04T12:00:00Z"/>
          <w:rFonts w:asciiTheme="minorHAnsi" w:eastAsiaTheme="minorEastAsia" w:hAnsiTheme="minorHAnsi" w:cstheme="minorBidi"/>
          <w:noProof/>
          <w:color w:val="auto"/>
          <w:u w:val="none"/>
        </w:rPr>
      </w:pPr>
      <w:ins w:id="13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"_Toc444856314"</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4.7</w:t>
        </w:r>
        <w:r>
          <w:rPr>
            <w:rFonts w:asciiTheme="minorHAnsi" w:eastAsiaTheme="minorEastAsia" w:hAnsiTheme="minorHAnsi" w:cstheme="minorBidi"/>
            <w:noProof/>
            <w:color w:val="auto"/>
            <w:u w:val="none"/>
          </w:rPr>
          <w:tab/>
        </w:r>
        <w:r w:rsidRPr="001F01C4">
          <w:rPr>
            <w:rStyle w:val="Hyperlink"/>
            <w:noProof/>
          </w:rPr>
          <w:t>Beam Squint and Phase Center Correction</w:t>
        </w:r>
        <w:r>
          <w:rPr>
            <w:noProof/>
            <w:webHidden/>
          </w:rPr>
          <w:tab/>
        </w:r>
        <w:r>
          <w:rPr>
            <w:noProof/>
            <w:webHidden/>
          </w:rPr>
          <w:fldChar w:fldCharType="begin"/>
        </w:r>
        <w:r>
          <w:rPr>
            <w:noProof/>
            <w:webHidden/>
          </w:rPr>
          <w:instrText xml:space="preserve"> PAGEREF _Toc444856314 \h </w:instrText>
        </w:r>
        <w:r>
          <w:rPr>
            <w:noProof/>
            <w:webHidden/>
          </w:rPr>
        </w:r>
      </w:ins>
      <w:r>
        <w:rPr>
          <w:noProof/>
          <w:webHidden/>
        </w:rPr>
        <w:fldChar w:fldCharType="separate"/>
      </w:r>
      <w:ins w:id="133" w:author="Morgan McLeod" w:date="2016-03-04T12:00:00Z">
        <w:r>
          <w:rPr>
            <w:noProof/>
            <w:webHidden/>
          </w:rPr>
          <w:t>21</w:t>
        </w:r>
        <w:r>
          <w:rPr>
            <w:noProof/>
            <w:webHidden/>
          </w:rPr>
          <w:fldChar w:fldCharType="end"/>
        </w:r>
        <w:r w:rsidRPr="001F01C4">
          <w:rPr>
            <w:rStyle w:val="Hyperlink"/>
            <w:noProof/>
          </w:rPr>
          <w:fldChar w:fldCharType="end"/>
        </w:r>
      </w:ins>
    </w:p>
    <w:p w:rsidR="00AA5C56" w:rsidRDefault="00AA5C56">
      <w:pPr>
        <w:pStyle w:val="TOC3"/>
        <w:rPr>
          <w:ins w:id="134" w:author="Morgan McLeod" w:date="2016-03-04T12:00:00Z"/>
          <w:rFonts w:asciiTheme="minorHAnsi" w:eastAsiaTheme="minorEastAsia" w:hAnsiTheme="minorHAnsi" w:cstheme="minorBidi"/>
          <w:noProof/>
          <w:color w:val="auto"/>
          <w:u w:val="none"/>
        </w:rPr>
      </w:pPr>
      <w:ins w:id="13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"_Toc444856315"</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4.7.1</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_Toc444856315 \h </w:instrText>
        </w:r>
        <w:r>
          <w:rPr>
            <w:noProof/>
            <w:webHidden/>
          </w:rPr>
        </w:r>
      </w:ins>
      <w:r>
        <w:rPr>
          <w:noProof/>
          <w:webHidden/>
        </w:rPr>
        <w:fldChar w:fldCharType="separate"/>
      </w:r>
      <w:ins w:id="136" w:author="Morgan McLeod" w:date="2016-03-04T12:00:00Z">
        <w:r>
          <w:rPr>
            <w:noProof/>
            <w:webHidden/>
          </w:rPr>
          <w:t>22</w:t>
        </w:r>
        <w:r>
          <w:rPr>
            <w:noProof/>
            <w:webHidden/>
          </w:rPr>
          <w:fldChar w:fldCharType="end"/>
        </w:r>
        <w:r w:rsidRPr="001F01C4">
          <w:rPr>
            <w:rStyle w:val="Hyperlink"/>
            <w:noProof/>
          </w:rPr>
          <w:fldChar w:fldCharType="end"/>
        </w:r>
      </w:ins>
    </w:p>
    <w:p w:rsidR="00AA5C56" w:rsidRDefault="00AA5C56">
      <w:pPr>
        <w:pStyle w:val="TOC3"/>
        <w:rPr>
          <w:ins w:id="137" w:author="Morgan McLeod" w:date="2016-03-04T12:00:00Z"/>
          <w:rFonts w:asciiTheme="minorHAnsi" w:eastAsiaTheme="minorEastAsia" w:hAnsiTheme="minorHAnsi" w:cstheme="minorBidi"/>
          <w:noProof/>
          <w:color w:val="auto"/>
          <w:u w:val="none"/>
        </w:rPr>
      </w:pPr>
      <w:ins w:id="138"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"_Toc444856316"</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4.7.2</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_Toc444856316 \h </w:instrText>
        </w:r>
        <w:r>
          <w:rPr>
            <w:noProof/>
            <w:webHidden/>
          </w:rPr>
        </w:r>
      </w:ins>
      <w:r>
        <w:rPr>
          <w:noProof/>
          <w:webHidden/>
        </w:rPr>
        <w:fldChar w:fldCharType="separate"/>
      </w:r>
      <w:ins w:id="139" w:author="Morgan McLeod" w:date="2016-03-04T12:00:00Z">
        <w:r>
          <w:rPr>
            <w:noProof/>
            <w:webHidden/>
          </w:rPr>
          <w:t>22</w:t>
        </w:r>
        <w:r>
          <w:rPr>
            <w:noProof/>
            <w:webHidden/>
          </w:rPr>
          <w:fldChar w:fldCharType="end"/>
        </w:r>
        <w:r w:rsidRPr="001F01C4">
          <w:rPr>
            <w:rStyle w:val="Hyperlink"/>
            <w:noProof/>
          </w:rPr>
          <w:fldChar w:fldCharType="end"/>
        </w:r>
      </w:ins>
    </w:p>
    <w:p w:rsidR="00AA5C56" w:rsidRDefault="00AA5C56">
      <w:pPr>
        <w:pStyle w:val="TOC2"/>
        <w:rPr>
          <w:ins w:id="140" w:author="Morgan McLeod" w:date="2016-03-04T12:00:00Z"/>
          <w:rFonts w:asciiTheme="minorHAnsi" w:eastAsiaTheme="minorEastAsia" w:hAnsiTheme="minorHAnsi" w:cstheme="minorBidi"/>
          <w:noProof/>
          <w:color w:val="auto"/>
          <w:u w:val="none"/>
        </w:rPr>
      </w:pPr>
      <w:ins w:id="141"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"_Toc444856317"</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4.8</w:t>
        </w:r>
        <w:r>
          <w:rPr>
            <w:rFonts w:asciiTheme="minorHAnsi" w:eastAsiaTheme="minorEastAsia" w:hAnsiTheme="minorHAnsi" w:cstheme="minorBidi"/>
            <w:noProof/>
            <w:color w:val="auto"/>
            <w:u w:val="none"/>
          </w:rPr>
          <w:tab/>
        </w:r>
        <w:r w:rsidRPr="001F01C4">
          <w:rPr>
            <w:rStyle w:val="Hyperlink"/>
            <w:noProof/>
          </w:rPr>
          <w:t>Amplitude and Phase plots</w:t>
        </w:r>
        <w:r>
          <w:rPr>
            <w:noProof/>
            <w:webHidden/>
          </w:rPr>
          <w:tab/>
        </w:r>
        <w:r>
          <w:rPr>
            <w:noProof/>
            <w:webHidden/>
          </w:rPr>
          <w:fldChar w:fldCharType="begin"/>
        </w:r>
        <w:r>
          <w:rPr>
            <w:noProof/>
            <w:webHidden/>
          </w:rPr>
          <w:instrText xml:space="preserve"> PAGEREF _Toc444856317 \h </w:instrText>
        </w:r>
        <w:r>
          <w:rPr>
            <w:noProof/>
            <w:webHidden/>
          </w:rPr>
        </w:r>
      </w:ins>
      <w:r>
        <w:rPr>
          <w:noProof/>
          <w:webHidden/>
        </w:rPr>
        <w:fldChar w:fldCharType="separate"/>
      </w:r>
      <w:ins w:id="142" w:author="Morgan McLeod" w:date="2016-03-04T12:00:00Z">
        <w:r>
          <w:rPr>
            <w:noProof/>
            <w:webHidden/>
          </w:rPr>
          <w:t>22</w:t>
        </w:r>
        <w:r>
          <w:rPr>
            <w:noProof/>
            <w:webHidden/>
          </w:rPr>
          <w:fldChar w:fldCharType="end"/>
        </w:r>
        <w:r w:rsidRPr="001F01C4">
          <w:rPr>
            <w:rStyle w:val="Hyperlink"/>
            <w:noProof/>
          </w:rPr>
          <w:fldChar w:fldCharType="end"/>
        </w:r>
      </w:ins>
    </w:p>
    <w:p w:rsidR="00AA5C56" w:rsidRDefault="00AA5C56">
      <w:pPr>
        <w:pStyle w:val="TOC3"/>
        <w:rPr>
          <w:ins w:id="143" w:author="Morgan McLeod" w:date="2016-03-04T12:00:00Z"/>
          <w:rFonts w:asciiTheme="minorHAnsi" w:eastAsiaTheme="minorEastAsia" w:hAnsiTheme="minorHAnsi" w:cstheme="minorBidi"/>
          <w:noProof/>
          <w:color w:val="auto"/>
          <w:u w:val="none"/>
        </w:rPr>
      </w:pPr>
      <w:ins w:id="14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"_Toc444856318"</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4.8.1</w:t>
        </w:r>
        <w:r>
          <w:rPr>
            <w:rFonts w:asciiTheme="minorHAnsi" w:eastAsiaTheme="minorEastAsia" w:hAnsiTheme="minorHAnsi" w:cstheme="minorBidi"/>
            <w:noProof/>
            <w:color w:val="auto"/>
            <w:u w:val="none"/>
          </w:rPr>
          <w:tab/>
        </w:r>
        <w:r w:rsidRPr="001F01C4">
          <w:rPr>
            <w:rStyle w:val="Hyperlink"/>
            <w:noProof/>
          </w:rPr>
          <w:t>Data set Band1-SN03-RF35</w:t>
        </w:r>
        <w:r>
          <w:rPr>
            <w:noProof/>
            <w:webHidden/>
          </w:rPr>
          <w:tab/>
        </w:r>
        <w:r>
          <w:rPr>
            <w:noProof/>
            <w:webHidden/>
          </w:rPr>
          <w:fldChar w:fldCharType="begin"/>
        </w:r>
        <w:r>
          <w:rPr>
            <w:noProof/>
            <w:webHidden/>
          </w:rPr>
          <w:instrText xml:space="preserve"> PAGEREF _Toc444856318 \h </w:instrText>
        </w:r>
        <w:r>
          <w:rPr>
            <w:noProof/>
            <w:webHidden/>
          </w:rPr>
        </w:r>
      </w:ins>
      <w:r>
        <w:rPr>
          <w:noProof/>
          <w:webHidden/>
        </w:rPr>
        <w:fldChar w:fldCharType="separate"/>
      </w:r>
      <w:ins w:id="145" w:author="Morgan McLeod" w:date="2016-03-04T12:00:00Z">
        <w:r>
          <w:rPr>
            <w:noProof/>
            <w:webHidden/>
          </w:rPr>
          <w:t>23</w:t>
        </w:r>
        <w:r>
          <w:rPr>
            <w:noProof/>
            <w:webHidden/>
          </w:rPr>
          <w:fldChar w:fldCharType="end"/>
        </w:r>
        <w:r w:rsidRPr="001F01C4">
          <w:rPr>
            <w:rStyle w:val="Hyperlink"/>
            <w:noProof/>
          </w:rPr>
          <w:fldChar w:fldCharType="end"/>
        </w:r>
      </w:ins>
    </w:p>
    <w:p w:rsidR="00AA5C56" w:rsidRDefault="00AA5C56">
      <w:pPr>
        <w:pStyle w:val="TOC3"/>
        <w:rPr>
          <w:ins w:id="146" w:author="Morgan McLeod" w:date="2016-03-04T12:00:00Z"/>
          <w:rFonts w:asciiTheme="minorHAnsi" w:eastAsiaTheme="minorEastAsia" w:hAnsiTheme="minorHAnsi" w:cstheme="minorBidi"/>
          <w:noProof/>
          <w:color w:val="auto"/>
          <w:u w:val="none"/>
        </w:rPr>
      </w:pPr>
      <w:ins w:id="14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"_Toc444856319"</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4.8.2</w:t>
        </w:r>
        <w:r>
          <w:rPr>
            <w:rFonts w:asciiTheme="minorHAnsi" w:eastAsiaTheme="minorEastAsia" w:hAnsiTheme="minorHAnsi" w:cstheme="minorBidi"/>
            <w:noProof/>
            <w:color w:val="auto"/>
            <w:u w:val="none"/>
          </w:rPr>
          <w:tab/>
        </w:r>
        <w:r w:rsidRPr="001F01C4">
          <w:rPr>
            <w:rStyle w:val="Hyperlink"/>
            <w:noProof/>
          </w:rPr>
          <w:t>Data set Band2-TDH18144-RF88</w:t>
        </w:r>
        <w:r>
          <w:rPr>
            <w:noProof/>
            <w:webHidden/>
          </w:rPr>
          <w:tab/>
        </w:r>
        <w:r>
          <w:rPr>
            <w:noProof/>
            <w:webHidden/>
          </w:rPr>
          <w:fldChar w:fldCharType="begin"/>
        </w:r>
        <w:r>
          <w:rPr>
            <w:noProof/>
            <w:webHidden/>
          </w:rPr>
          <w:instrText xml:space="preserve"> PAGEREF _Toc444856319 \h </w:instrText>
        </w:r>
        <w:r>
          <w:rPr>
            <w:noProof/>
            <w:webHidden/>
          </w:rPr>
        </w:r>
      </w:ins>
      <w:r>
        <w:rPr>
          <w:noProof/>
          <w:webHidden/>
        </w:rPr>
        <w:fldChar w:fldCharType="separate"/>
      </w:r>
      <w:ins w:id="148" w:author="Morgan McLeod" w:date="2016-03-04T12:00:00Z">
        <w:r>
          <w:rPr>
            <w:noProof/>
            <w:webHidden/>
          </w:rPr>
          <w:t>26</w:t>
        </w:r>
        <w:r>
          <w:rPr>
            <w:noProof/>
            <w:webHidden/>
          </w:rPr>
          <w:fldChar w:fldCharType="end"/>
        </w:r>
        <w:r w:rsidRPr="001F01C4">
          <w:rPr>
            <w:rStyle w:val="Hyperlink"/>
            <w:noProof/>
          </w:rPr>
          <w:fldChar w:fldCharType="end"/>
        </w:r>
      </w:ins>
    </w:p>
    <w:p w:rsidR="00AA5C56" w:rsidRDefault="00AA5C56">
      <w:pPr>
        <w:pStyle w:val="TOC3"/>
        <w:rPr>
          <w:ins w:id="149" w:author="Morgan McLeod" w:date="2016-03-04T12:00:00Z"/>
          <w:rFonts w:asciiTheme="minorHAnsi" w:eastAsiaTheme="minorEastAsia" w:hAnsiTheme="minorHAnsi" w:cstheme="minorBidi"/>
          <w:noProof/>
          <w:color w:val="auto"/>
          <w:u w:val="none"/>
        </w:rPr>
      </w:pPr>
      <w:ins w:id="150"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"_Toc444856320"</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4.8.3</w:t>
        </w:r>
        <w:r>
          <w:rPr>
            <w:rFonts w:asciiTheme="minorHAnsi" w:eastAsiaTheme="minorEastAsia" w:hAnsiTheme="minorHAnsi" w:cstheme="minorBidi"/>
            <w:noProof/>
            <w:color w:val="auto"/>
            <w:u w:val="none"/>
          </w:rPr>
          <w:tab/>
        </w:r>
        <w:r w:rsidRPr="001F01C4">
          <w:rPr>
            <w:rStyle w:val="Hyperlink"/>
            <w:noProof/>
          </w:rPr>
          <w:t>Data set Band6-TDH14050-RF243</w:t>
        </w:r>
        <w:r>
          <w:rPr>
            <w:noProof/>
            <w:webHidden/>
          </w:rPr>
          <w:tab/>
        </w:r>
        <w:r>
          <w:rPr>
            <w:noProof/>
            <w:webHidden/>
          </w:rPr>
          <w:fldChar w:fldCharType="begin"/>
        </w:r>
        <w:r>
          <w:rPr>
            <w:noProof/>
            <w:webHidden/>
          </w:rPr>
          <w:instrText xml:space="preserve"> PAGEREF _Toc444856320 \h </w:instrText>
        </w:r>
        <w:r>
          <w:rPr>
            <w:noProof/>
            <w:webHidden/>
          </w:rPr>
        </w:r>
      </w:ins>
      <w:r>
        <w:rPr>
          <w:noProof/>
          <w:webHidden/>
        </w:rPr>
        <w:fldChar w:fldCharType="separate"/>
      </w:r>
      <w:ins w:id="151" w:author="Morgan McLeod" w:date="2016-03-04T12:00:00Z">
        <w:r>
          <w:rPr>
            <w:noProof/>
            <w:webHidden/>
          </w:rPr>
          <w:t>29</w:t>
        </w:r>
        <w:r>
          <w:rPr>
            <w:noProof/>
            <w:webHidden/>
          </w:rPr>
          <w:fldChar w:fldCharType="end"/>
        </w:r>
        <w:r w:rsidRPr="001F01C4">
          <w:rPr>
            <w:rStyle w:val="Hyperlink"/>
            <w:noProof/>
          </w:rPr>
          <w:fldChar w:fldCharType="end"/>
        </w:r>
      </w:ins>
    </w:p>
    <w:p w:rsidR="00AA5C56" w:rsidRDefault="00AA5C56">
      <w:pPr>
        <w:pStyle w:val="TOC2"/>
        <w:rPr>
          <w:ins w:id="152" w:author="Morgan McLeod" w:date="2016-03-04T12:00:00Z"/>
          <w:rFonts w:asciiTheme="minorHAnsi" w:eastAsiaTheme="minorEastAsia" w:hAnsiTheme="minorHAnsi" w:cstheme="minorBidi"/>
          <w:noProof/>
          <w:color w:val="auto"/>
          <w:u w:val="none"/>
        </w:rPr>
      </w:pPr>
      <w:ins w:id="153"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"_Toc444856321"</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4.9</w:t>
        </w:r>
        <w:r>
          <w:rPr>
            <w:rFonts w:asciiTheme="minorHAnsi" w:eastAsiaTheme="minorEastAsia" w:hAnsiTheme="minorHAnsi" w:cstheme="minorBidi"/>
            <w:noProof/>
            <w:color w:val="auto"/>
            <w:u w:val="none"/>
          </w:rPr>
          <w:tab/>
        </w:r>
        <w:r w:rsidRPr="001F01C4">
          <w:rPr>
            <w:rStyle w:val="Hyperlink"/>
            <w:noProof/>
          </w:rPr>
          <w:t>Pointing angle plots</w:t>
        </w:r>
        <w:r>
          <w:rPr>
            <w:noProof/>
            <w:webHidden/>
          </w:rPr>
          <w:tab/>
        </w:r>
        <w:r>
          <w:rPr>
            <w:noProof/>
            <w:webHidden/>
          </w:rPr>
          <w:fldChar w:fldCharType="begin"/>
        </w:r>
        <w:r>
          <w:rPr>
            <w:noProof/>
            <w:webHidden/>
          </w:rPr>
          <w:instrText xml:space="preserve"> PAGEREF _Toc444856321 \h </w:instrText>
        </w:r>
        <w:r>
          <w:rPr>
            <w:noProof/>
            <w:webHidden/>
          </w:rPr>
        </w:r>
      </w:ins>
      <w:r>
        <w:rPr>
          <w:noProof/>
          <w:webHidden/>
        </w:rPr>
        <w:fldChar w:fldCharType="separate"/>
      </w:r>
      <w:ins w:id="154" w:author="Morgan McLeod" w:date="2016-03-04T12:00:00Z">
        <w:r>
          <w:rPr>
            <w:noProof/>
            <w:webHidden/>
          </w:rPr>
          <w:t>31</w:t>
        </w:r>
        <w:r>
          <w:rPr>
            <w:noProof/>
            <w:webHidden/>
          </w:rPr>
          <w:fldChar w:fldCharType="end"/>
        </w:r>
        <w:r w:rsidRPr="001F01C4">
          <w:rPr>
            <w:rStyle w:val="Hyperlink"/>
            <w:noProof/>
          </w:rPr>
          <w:fldChar w:fldCharType="end"/>
        </w:r>
      </w:ins>
    </w:p>
    <w:p w:rsidR="00AA5C56" w:rsidRDefault="00AA5C56">
      <w:pPr>
        <w:pStyle w:val="TOC3"/>
        <w:rPr>
          <w:ins w:id="155" w:author="Morgan McLeod" w:date="2016-03-04T12:00:00Z"/>
          <w:rFonts w:asciiTheme="minorHAnsi" w:eastAsiaTheme="minorEastAsia" w:hAnsiTheme="minorHAnsi" w:cstheme="minorBidi"/>
          <w:noProof/>
          <w:color w:val="auto"/>
          <w:u w:val="none"/>
        </w:rPr>
      </w:pPr>
      <w:ins w:id="15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"_Toc444856322"</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4.9.1</w:t>
        </w:r>
        <w:r>
          <w:rPr>
            <w:rFonts w:asciiTheme="minorHAnsi" w:eastAsiaTheme="minorEastAsia" w:hAnsiTheme="minorHAnsi" w:cstheme="minorBidi"/>
            <w:noProof/>
            <w:color w:val="auto"/>
            <w:u w:val="none"/>
          </w:rPr>
          <w:tab/>
        </w:r>
        <w:r w:rsidRPr="001F01C4">
          <w:rPr>
            <w:rStyle w:val="Hyperlink"/>
            <w:noProof/>
          </w:rPr>
          <w:t>Data set Band1-SN03-RF35</w:t>
        </w:r>
        <w:r>
          <w:rPr>
            <w:noProof/>
            <w:webHidden/>
          </w:rPr>
          <w:tab/>
        </w:r>
        <w:r>
          <w:rPr>
            <w:noProof/>
            <w:webHidden/>
          </w:rPr>
          <w:fldChar w:fldCharType="begin"/>
        </w:r>
        <w:r>
          <w:rPr>
            <w:noProof/>
            <w:webHidden/>
          </w:rPr>
          <w:instrText xml:space="preserve"> PAGEREF _Toc444856322 \h </w:instrText>
        </w:r>
        <w:r>
          <w:rPr>
            <w:noProof/>
            <w:webHidden/>
          </w:rPr>
        </w:r>
      </w:ins>
      <w:r>
        <w:rPr>
          <w:noProof/>
          <w:webHidden/>
        </w:rPr>
        <w:fldChar w:fldCharType="separate"/>
      </w:r>
      <w:ins w:id="157" w:author="Morgan McLeod" w:date="2016-03-04T12:00:00Z">
        <w:r>
          <w:rPr>
            <w:noProof/>
            <w:webHidden/>
          </w:rPr>
          <w:t>32</w:t>
        </w:r>
        <w:r>
          <w:rPr>
            <w:noProof/>
            <w:webHidden/>
          </w:rPr>
          <w:fldChar w:fldCharType="end"/>
        </w:r>
        <w:r w:rsidRPr="001F01C4">
          <w:rPr>
            <w:rStyle w:val="Hyperlink"/>
            <w:noProof/>
          </w:rPr>
          <w:fldChar w:fldCharType="end"/>
        </w:r>
      </w:ins>
    </w:p>
    <w:p w:rsidR="00AA5C56" w:rsidRDefault="00AA5C56">
      <w:pPr>
        <w:pStyle w:val="TOC3"/>
        <w:rPr>
          <w:ins w:id="158" w:author="Morgan McLeod" w:date="2016-03-04T12:00:00Z"/>
          <w:rFonts w:asciiTheme="minorHAnsi" w:eastAsiaTheme="minorEastAsia" w:hAnsiTheme="minorHAnsi" w:cstheme="minorBidi"/>
          <w:noProof/>
          <w:color w:val="auto"/>
          <w:u w:val="none"/>
        </w:rPr>
      </w:pPr>
      <w:ins w:id="159"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"_Toc444856323"</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4.9.2</w:t>
        </w:r>
        <w:r>
          <w:rPr>
            <w:rFonts w:asciiTheme="minorHAnsi" w:eastAsiaTheme="minorEastAsia" w:hAnsiTheme="minorHAnsi" w:cstheme="minorBidi"/>
            <w:noProof/>
            <w:color w:val="auto"/>
            <w:u w:val="none"/>
          </w:rPr>
          <w:tab/>
        </w:r>
        <w:r w:rsidRPr="001F01C4">
          <w:rPr>
            <w:rStyle w:val="Hyperlink"/>
            <w:noProof/>
          </w:rPr>
          <w:t>Data set Band2-TDH18144-RF88</w:t>
        </w:r>
        <w:r>
          <w:rPr>
            <w:noProof/>
            <w:webHidden/>
          </w:rPr>
          <w:tab/>
        </w:r>
        <w:r>
          <w:rPr>
            <w:noProof/>
            <w:webHidden/>
          </w:rPr>
          <w:fldChar w:fldCharType="begin"/>
        </w:r>
        <w:r>
          <w:rPr>
            <w:noProof/>
            <w:webHidden/>
          </w:rPr>
          <w:instrText xml:space="preserve"> PAGEREF _Toc444856323 \h </w:instrText>
        </w:r>
        <w:r>
          <w:rPr>
            <w:noProof/>
            <w:webHidden/>
          </w:rPr>
        </w:r>
      </w:ins>
      <w:r>
        <w:rPr>
          <w:noProof/>
          <w:webHidden/>
        </w:rPr>
        <w:fldChar w:fldCharType="separate"/>
      </w:r>
      <w:ins w:id="160" w:author="Morgan McLeod" w:date="2016-03-04T12:00:00Z">
        <w:r>
          <w:rPr>
            <w:noProof/>
            <w:webHidden/>
          </w:rPr>
          <w:t>33</w:t>
        </w:r>
        <w:r>
          <w:rPr>
            <w:noProof/>
            <w:webHidden/>
          </w:rPr>
          <w:fldChar w:fldCharType="end"/>
        </w:r>
        <w:r w:rsidRPr="001F01C4">
          <w:rPr>
            <w:rStyle w:val="Hyperlink"/>
            <w:noProof/>
          </w:rPr>
          <w:fldChar w:fldCharType="end"/>
        </w:r>
      </w:ins>
    </w:p>
    <w:p w:rsidR="00AA5C56" w:rsidRDefault="00AA5C56">
      <w:pPr>
        <w:pStyle w:val="TOC3"/>
        <w:rPr>
          <w:ins w:id="161" w:author="Morgan McLeod" w:date="2016-03-04T12:00:00Z"/>
          <w:rFonts w:asciiTheme="minorHAnsi" w:eastAsiaTheme="minorEastAsia" w:hAnsiTheme="minorHAnsi" w:cstheme="minorBidi"/>
          <w:noProof/>
          <w:color w:val="auto"/>
          <w:u w:val="none"/>
        </w:rPr>
      </w:pPr>
      <w:ins w:id="16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"_Toc444856324"</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4.9.3</w:t>
        </w:r>
        <w:r>
          <w:rPr>
            <w:rFonts w:asciiTheme="minorHAnsi" w:eastAsiaTheme="minorEastAsia" w:hAnsiTheme="minorHAnsi" w:cstheme="minorBidi"/>
            <w:noProof/>
            <w:color w:val="auto"/>
            <w:u w:val="none"/>
          </w:rPr>
          <w:tab/>
        </w:r>
        <w:r w:rsidRPr="001F01C4">
          <w:rPr>
            <w:rStyle w:val="Hyperlink"/>
            <w:noProof/>
          </w:rPr>
          <w:t>Data set Band6-TDH14050-RF243</w:t>
        </w:r>
        <w:r>
          <w:rPr>
            <w:noProof/>
            <w:webHidden/>
          </w:rPr>
          <w:tab/>
        </w:r>
        <w:r>
          <w:rPr>
            <w:noProof/>
            <w:webHidden/>
          </w:rPr>
          <w:fldChar w:fldCharType="begin"/>
        </w:r>
        <w:r>
          <w:rPr>
            <w:noProof/>
            <w:webHidden/>
          </w:rPr>
          <w:instrText xml:space="preserve"> PAGEREF _Toc444856324 \h </w:instrText>
        </w:r>
        <w:r>
          <w:rPr>
            <w:noProof/>
            <w:webHidden/>
          </w:rPr>
        </w:r>
      </w:ins>
      <w:r>
        <w:rPr>
          <w:noProof/>
          <w:webHidden/>
        </w:rPr>
        <w:fldChar w:fldCharType="separate"/>
      </w:r>
      <w:ins w:id="163" w:author="Morgan McLeod" w:date="2016-03-04T12:00:00Z">
        <w:r>
          <w:rPr>
            <w:noProof/>
            <w:webHidden/>
          </w:rPr>
          <w:t>34</w:t>
        </w:r>
        <w:r>
          <w:rPr>
            <w:noProof/>
            <w:webHidden/>
          </w:rPr>
          <w:fldChar w:fldCharType="end"/>
        </w:r>
        <w:r w:rsidRPr="001F01C4">
          <w:rPr>
            <w:rStyle w:val="Hyperlink"/>
            <w:noProof/>
          </w:rPr>
          <w:fldChar w:fldCharType="end"/>
        </w:r>
      </w:ins>
    </w:p>
    <w:p w:rsidR="00AA5C56" w:rsidRDefault="00AA5C56">
      <w:pPr>
        <w:pStyle w:val="TOC2"/>
        <w:rPr>
          <w:ins w:id="164" w:author="Morgan McLeod" w:date="2016-03-04T12:00:00Z"/>
          <w:rFonts w:asciiTheme="minorHAnsi" w:eastAsiaTheme="minorEastAsia" w:hAnsiTheme="minorHAnsi" w:cstheme="minorBidi"/>
          <w:noProof/>
          <w:color w:val="auto"/>
          <w:u w:val="none"/>
        </w:rPr>
      </w:pPr>
      <w:ins w:id="16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"_Toc444856325"</w:instrText>
        </w:r>
        <w:r w:rsidRPr="001F01C4">
          <w:rPr>
            <w:rStyle w:val="Hyperlink"/>
            <w:noProof/>
          </w:rPr>
          <w:instrText xml:space="preserve"> </w:instrText>
        </w:r>
        <w:r w:rsidRPr="001F01C4">
          <w:rPr>
            <w:rStyle w:val="Hyperlink"/>
            <w:noProof/>
          </w:rPr>
        </w:r>
        <w:r w:rsidRPr="001F01C4">
          <w:rPr>
            <w:rStyle w:val="Hyperlink"/>
            <w:noProof/>
          </w:rPr>
          <w:fldChar w:fldCharType="separate"/>
        </w:r>
        <w:r w:rsidRPr="001F01C4">
          <w:rPr>
            <w:rStyle w:val="Hyperlink"/>
            <w:noProof/>
          </w:rPr>
          <w:t>4.10</w:t>
        </w:r>
        <w:r>
          <w:rPr>
            <w:rFonts w:asciiTheme="minorHAnsi" w:eastAsiaTheme="minorEastAsia" w:hAnsiTheme="minorHAnsi" w:cstheme="minorBidi"/>
            <w:noProof/>
            <w:color w:val="auto"/>
            <w:u w:val="none"/>
          </w:rPr>
          <w:tab/>
        </w:r>
        <w:r w:rsidRPr="001F01C4">
          <w:rPr>
            <w:rStyle w:val="Hyperlink"/>
            <w:noProof/>
          </w:rPr>
          <w:t>Dual-Z scan sets</w:t>
        </w:r>
        <w:r>
          <w:rPr>
            <w:noProof/>
            <w:webHidden/>
          </w:rPr>
          <w:tab/>
        </w:r>
        <w:r>
          <w:rPr>
            <w:noProof/>
            <w:webHidden/>
          </w:rPr>
          <w:fldChar w:fldCharType="begin"/>
        </w:r>
        <w:r>
          <w:rPr>
            <w:noProof/>
            <w:webHidden/>
          </w:rPr>
          <w:instrText xml:space="preserve"> PAGEREF _Toc444856325 \h </w:instrText>
        </w:r>
        <w:r>
          <w:rPr>
            <w:noProof/>
            <w:webHidden/>
          </w:rPr>
        </w:r>
      </w:ins>
      <w:r>
        <w:rPr>
          <w:noProof/>
          <w:webHidden/>
        </w:rPr>
        <w:fldChar w:fldCharType="separate"/>
      </w:r>
      <w:ins w:id="166" w:author="Morgan McLeod" w:date="2016-03-04T12:00:00Z">
        <w:r>
          <w:rPr>
            <w:noProof/>
            <w:webHidden/>
          </w:rPr>
          <w:t>35</w:t>
        </w:r>
        <w:r>
          <w:rPr>
            <w:noProof/>
            <w:webHidden/>
          </w:rPr>
          <w:fldChar w:fldCharType="end"/>
        </w:r>
        <w:r w:rsidRPr="001F01C4">
          <w:rPr>
            <w:rStyle w:val="Hyperlink"/>
            <w:noProof/>
          </w:rPr>
          <w:fldChar w:fldCharType="end"/>
        </w:r>
      </w:ins>
    </w:p>
    <w:p w:rsidR="00C665F1" w:rsidDel="00AA5C56" w:rsidRDefault="00C665F1">
      <w:pPr>
        <w:pStyle w:val="TOC1"/>
        <w:rPr>
          <w:del w:id="167" w:author="Morgan McLeod" w:date="2016-03-04T12:00:00Z"/>
          <w:rFonts w:asciiTheme="minorHAnsi" w:eastAsiaTheme="minorEastAsia" w:hAnsiTheme="minorHAnsi" w:cstheme="minorBidi"/>
          <w:noProof/>
          <w:color w:val="auto"/>
          <w:u w:val="none"/>
        </w:rPr>
      </w:pPr>
      <w:del w:id="168" w:author="Morgan McLeod" w:date="2016-03-04T12:00:00Z">
        <w:r w:rsidRPr="00AA5C56" w:rsidDel="00AA5C56">
          <w:rPr>
            <w:noProof/>
            <w:rPrChange w:id="169" w:author="Morgan McLeod" w:date="2016-03-04T12:00:00Z">
              <w:rPr>
                <w:rStyle w:val="Hyperlink"/>
                <w:noProof/>
              </w:rPr>
            </w:rPrChange>
          </w:rPr>
          <w:delText>1</w:delText>
        </w:r>
        <w:r w:rsidDel="00AA5C56">
          <w:rPr>
            <w:rFonts w:asciiTheme="minorHAnsi" w:eastAsiaTheme="minorEastAsia" w:hAnsiTheme="minorHAnsi" w:cstheme="minorBidi"/>
            <w:noProof/>
            <w:color w:val="auto"/>
            <w:u w:val="none"/>
          </w:rPr>
          <w:tab/>
        </w:r>
        <w:r w:rsidRPr="00AA5C56" w:rsidDel="00AA5C56">
          <w:rPr>
            <w:noProof/>
            <w:rPrChange w:id="170" w:author="Morgan McLeod" w:date="2016-03-04T12:00:00Z">
              <w:rPr>
                <w:rStyle w:val="Hyperlink"/>
                <w:noProof/>
              </w:rPr>
            </w:rPrChange>
          </w:rPr>
          <w:delText>Executive Summary</w:delText>
        </w:r>
        <w:r w:rsidDel="00AA5C56">
          <w:rPr>
            <w:noProof/>
            <w:webHidden/>
          </w:rPr>
          <w:tab/>
        </w:r>
        <w:r w:rsidR="00AA5C56" w:rsidDel="00AA5C56">
          <w:rPr>
            <w:noProof/>
            <w:webHidden/>
          </w:rPr>
          <w:delText>2</w:delText>
        </w:r>
      </w:del>
    </w:p>
    <w:p w:rsidR="00C665F1" w:rsidDel="00AA5C56" w:rsidRDefault="00C665F1">
      <w:pPr>
        <w:pStyle w:val="TOC1"/>
        <w:rPr>
          <w:del w:id="171" w:author="Morgan McLeod" w:date="2016-03-04T12:00:00Z"/>
          <w:rFonts w:asciiTheme="minorHAnsi" w:eastAsiaTheme="minorEastAsia" w:hAnsiTheme="minorHAnsi" w:cstheme="minorBidi"/>
          <w:noProof/>
          <w:color w:val="auto"/>
          <w:u w:val="none"/>
        </w:rPr>
      </w:pPr>
      <w:del w:id="172" w:author="Morgan McLeod" w:date="2016-03-04T12:00:00Z">
        <w:r w:rsidRPr="00AA5C56" w:rsidDel="00AA5C56">
          <w:rPr>
            <w:noProof/>
            <w:rPrChange w:id="173" w:author="Morgan McLeod" w:date="2016-03-04T12:00:00Z">
              <w:rPr>
                <w:rStyle w:val="Hyperlink"/>
                <w:noProof/>
              </w:rPr>
            </w:rPrChange>
          </w:rPr>
          <w:delText>2</w:delText>
        </w:r>
        <w:r w:rsidDel="00AA5C56">
          <w:rPr>
            <w:rFonts w:asciiTheme="minorHAnsi" w:eastAsiaTheme="minorEastAsia" w:hAnsiTheme="minorHAnsi" w:cstheme="minorBidi"/>
            <w:noProof/>
            <w:color w:val="auto"/>
            <w:u w:val="none"/>
          </w:rPr>
          <w:tab/>
        </w:r>
        <w:r w:rsidRPr="00AA5C56" w:rsidDel="00AA5C56">
          <w:rPr>
            <w:noProof/>
            <w:rPrChange w:id="174" w:author="Morgan McLeod" w:date="2016-03-04T12:00:00Z">
              <w:rPr>
                <w:rStyle w:val="Hyperlink"/>
                <w:noProof/>
              </w:rPr>
            </w:rPrChange>
          </w:rPr>
          <w:delText>Introduction</w:delText>
        </w:r>
        <w:r w:rsidDel="00AA5C56">
          <w:rPr>
            <w:noProof/>
            <w:webHidden/>
          </w:rPr>
          <w:tab/>
        </w:r>
        <w:r w:rsidR="00AA5C56" w:rsidDel="00AA5C56">
          <w:rPr>
            <w:noProof/>
            <w:webHidden/>
          </w:rPr>
          <w:delText>5</w:delText>
        </w:r>
      </w:del>
    </w:p>
    <w:p w:rsidR="00C665F1" w:rsidDel="00AA5C56" w:rsidRDefault="00C665F1">
      <w:pPr>
        <w:pStyle w:val="TOC2"/>
        <w:rPr>
          <w:del w:id="175" w:author="Morgan McLeod" w:date="2016-03-04T12:00:00Z"/>
          <w:rFonts w:asciiTheme="minorHAnsi" w:eastAsiaTheme="minorEastAsia" w:hAnsiTheme="minorHAnsi" w:cstheme="minorBidi"/>
          <w:noProof/>
          <w:color w:val="auto"/>
          <w:u w:val="none"/>
        </w:rPr>
      </w:pPr>
      <w:del w:id="176" w:author="Morgan McLeod" w:date="2016-03-04T12:00:00Z">
        <w:r w:rsidRPr="00AA5C56" w:rsidDel="00AA5C56">
          <w:rPr>
            <w:noProof/>
            <w:rPrChange w:id="177" w:author="Morgan McLeod" w:date="2016-03-04T12:00:00Z">
              <w:rPr>
                <w:rStyle w:val="Hyperlink"/>
                <w:noProof/>
              </w:rPr>
            </w:rPrChange>
          </w:rPr>
          <w:delText>2.1</w:delText>
        </w:r>
        <w:r w:rsidDel="00AA5C56">
          <w:rPr>
            <w:rFonts w:asciiTheme="minorHAnsi" w:eastAsiaTheme="minorEastAsia" w:hAnsiTheme="minorHAnsi" w:cstheme="minorBidi"/>
            <w:noProof/>
            <w:color w:val="auto"/>
            <w:u w:val="none"/>
          </w:rPr>
          <w:tab/>
        </w:r>
        <w:r w:rsidRPr="00AA5C56" w:rsidDel="00AA5C56">
          <w:rPr>
            <w:noProof/>
            <w:rPrChange w:id="178" w:author="Morgan McLeod" w:date="2016-03-04T12:00:00Z">
              <w:rPr>
                <w:rStyle w:val="Hyperlink"/>
                <w:noProof/>
              </w:rPr>
            </w:rPrChange>
          </w:rPr>
          <w:delText>Purpose</w:delText>
        </w:r>
        <w:r w:rsidDel="00AA5C56">
          <w:rPr>
            <w:noProof/>
            <w:webHidden/>
          </w:rPr>
          <w:tab/>
        </w:r>
        <w:r w:rsidR="00AA5C56" w:rsidDel="00AA5C56">
          <w:rPr>
            <w:noProof/>
            <w:webHidden/>
          </w:rPr>
          <w:delText>5</w:delText>
        </w:r>
      </w:del>
    </w:p>
    <w:p w:rsidR="00C665F1" w:rsidDel="00AA5C56" w:rsidRDefault="00C665F1">
      <w:pPr>
        <w:pStyle w:val="TOC2"/>
        <w:rPr>
          <w:del w:id="179" w:author="Morgan McLeod" w:date="2016-03-04T12:00:00Z"/>
          <w:rFonts w:asciiTheme="minorHAnsi" w:eastAsiaTheme="minorEastAsia" w:hAnsiTheme="minorHAnsi" w:cstheme="minorBidi"/>
          <w:noProof/>
          <w:color w:val="auto"/>
          <w:u w:val="none"/>
        </w:rPr>
      </w:pPr>
      <w:del w:id="180" w:author="Morgan McLeod" w:date="2016-03-04T12:00:00Z">
        <w:r w:rsidRPr="00AA5C56" w:rsidDel="00AA5C56">
          <w:rPr>
            <w:noProof/>
            <w:rPrChange w:id="181" w:author="Morgan McLeod" w:date="2016-03-04T12:00:00Z">
              <w:rPr>
                <w:rStyle w:val="Hyperlink"/>
                <w:noProof/>
              </w:rPr>
            </w:rPrChange>
          </w:rPr>
          <w:delText>2.2</w:delText>
        </w:r>
        <w:r w:rsidDel="00AA5C56">
          <w:rPr>
            <w:rFonts w:asciiTheme="minorHAnsi" w:eastAsiaTheme="minorEastAsia" w:hAnsiTheme="minorHAnsi" w:cstheme="minorBidi"/>
            <w:noProof/>
            <w:color w:val="auto"/>
            <w:u w:val="none"/>
          </w:rPr>
          <w:tab/>
        </w:r>
        <w:r w:rsidRPr="00AA5C56" w:rsidDel="00AA5C56">
          <w:rPr>
            <w:noProof/>
            <w:rPrChange w:id="182" w:author="Morgan McLeod" w:date="2016-03-04T12:00:00Z">
              <w:rPr>
                <w:rStyle w:val="Hyperlink"/>
                <w:noProof/>
              </w:rPr>
            </w:rPrChange>
          </w:rPr>
          <w:delText>Software Version History:</w:delText>
        </w:r>
        <w:r w:rsidDel="00AA5C56">
          <w:rPr>
            <w:noProof/>
            <w:webHidden/>
          </w:rPr>
          <w:tab/>
        </w:r>
        <w:r w:rsidR="00AA5C56" w:rsidDel="00AA5C56">
          <w:rPr>
            <w:noProof/>
            <w:webHidden/>
          </w:rPr>
          <w:delText>5</w:delText>
        </w:r>
      </w:del>
    </w:p>
    <w:p w:rsidR="00C665F1" w:rsidDel="00AA5C56" w:rsidRDefault="00C665F1">
      <w:pPr>
        <w:pStyle w:val="TOC2"/>
        <w:rPr>
          <w:del w:id="183" w:author="Morgan McLeod" w:date="2016-03-04T12:00:00Z"/>
          <w:rFonts w:asciiTheme="minorHAnsi" w:eastAsiaTheme="minorEastAsia" w:hAnsiTheme="minorHAnsi" w:cstheme="minorBidi"/>
          <w:noProof/>
          <w:color w:val="auto"/>
          <w:u w:val="none"/>
        </w:rPr>
      </w:pPr>
      <w:del w:id="184" w:author="Morgan McLeod" w:date="2016-03-04T12:00:00Z">
        <w:r w:rsidRPr="00AA5C56" w:rsidDel="00AA5C56">
          <w:rPr>
            <w:noProof/>
            <w:rPrChange w:id="185" w:author="Morgan McLeod" w:date="2016-03-04T12:00:00Z">
              <w:rPr>
                <w:rStyle w:val="Hyperlink"/>
                <w:noProof/>
              </w:rPr>
            </w:rPrChange>
          </w:rPr>
          <w:delText>2.3</w:delText>
        </w:r>
        <w:r w:rsidDel="00AA5C56">
          <w:rPr>
            <w:rFonts w:asciiTheme="minorHAnsi" w:eastAsiaTheme="minorEastAsia" w:hAnsiTheme="minorHAnsi" w:cstheme="minorBidi"/>
            <w:noProof/>
            <w:color w:val="auto"/>
            <w:u w:val="none"/>
          </w:rPr>
          <w:tab/>
        </w:r>
        <w:r w:rsidRPr="00AA5C56" w:rsidDel="00AA5C56">
          <w:rPr>
            <w:noProof/>
            <w:rPrChange w:id="186" w:author="Morgan McLeod" w:date="2016-03-04T12:00:00Z">
              <w:rPr>
                <w:rStyle w:val="Hyperlink"/>
                <w:noProof/>
              </w:rPr>
            </w:rPrChange>
          </w:rPr>
          <w:delText>Scope</w:delText>
        </w:r>
        <w:r w:rsidDel="00AA5C56">
          <w:rPr>
            <w:noProof/>
            <w:webHidden/>
          </w:rPr>
          <w:tab/>
        </w:r>
        <w:r w:rsidR="00AA5C56" w:rsidDel="00AA5C56">
          <w:rPr>
            <w:noProof/>
            <w:webHidden/>
          </w:rPr>
          <w:delText>6</w:delText>
        </w:r>
      </w:del>
    </w:p>
    <w:p w:rsidR="00C665F1" w:rsidDel="00AA5C56" w:rsidRDefault="00C665F1">
      <w:pPr>
        <w:pStyle w:val="TOC2"/>
        <w:rPr>
          <w:del w:id="187" w:author="Morgan McLeod" w:date="2016-03-04T12:00:00Z"/>
          <w:rFonts w:asciiTheme="minorHAnsi" w:eastAsiaTheme="minorEastAsia" w:hAnsiTheme="minorHAnsi" w:cstheme="minorBidi"/>
          <w:noProof/>
          <w:color w:val="auto"/>
          <w:u w:val="none"/>
        </w:rPr>
      </w:pPr>
      <w:del w:id="188" w:author="Morgan McLeod" w:date="2016-03-04T12:00:00Z">
        <w:r w:rsidRPr="00AA5C56" w:rsidDel="00AA5C56">
          <w:rPr>
            <w:noProof/>
            <w:rPrChange w:id="189" w:author="Morgan McLeod" w:date="2016-03-04T12:00:00Z">
              <w:rPr>
                <w:rStyle w:val="Hyperlink"/>
                <w:noProof/>
              </w:rPr>
            </w:rPrChange>
          </w:rPr>
          <w:delText>2.4</w:delText>
        </w:r>
        <w:r w:rsidDel="00AA5C56">
          <w:rPr>
            <w:rFonts w:asciiTheme="minorHAnsi" w:eastAsiaTheme="minorEastAsia" w:hAnsiTheme="minorHAnsi" w:cstheme="minorBidi"/>
            <w:noProof/>
            <w:color w:val="auto"/>
            <w:u w:val="none"/>
          </w:rPr>
          <w:tab/>
        </w:r>
        <w:r w:rsidRPr="00AA5C56" w:rsidDel="00AA5C56">
          <w:rPr>
            <w:noProof/>
            <w:rPrChange w:id="190" w:author="Morgan McLeod" w:date="2016-03-04T12:00:00Z">
              <w:rPr>
                <w:rStyle w:val="Hyperlink"/>
                <w:noProof/>
              </w:rPr>
            </w:rPrChange>
          </w:rPr>
          <w:delText>Applicable documents</w:delText>
        </w:r>
        <w:r w:rsidDel="00AA5C56">
          <w:rPr>
            <w:noProof/>
            <w:webHidden/>
          </w:rPr>
          <w:tab/>
        </w:r>
        <w:r w:rsidR="00AA5C56" w:rsidDel="00AA5C56">
          <w:rPr>
            <w:noProof/>
            <w:webHidden/>
          </w:rPr>
          <w:delText>6</w:delText>
        </w:r>
      </w:del>
    </w:p>
    <w:p w:rsidR="00C665F1" w:rsidDel="00AA5C56" w:rsidRDefault="00C665F1">
      <w:pPr>
        <w:pStyle w:val="TOC2"/>
        <w:rPr>
          <w:del w:id="191" w:author="Morgan McLeod" w:date="2016-03-04T12:00:00Z"/>
          <w:rFonts w:asciiTheme="minorHAnsi" w:eastAsiaTheme="minorEastAsia" w:hAnsiTheme="minorHAnsi" w:cstheme="minorBidi"/>
          <w:noProof/>
          <w:color w:val="auto"/>
          <w:u w:val="none"/>
        </w:rPr>
      </w:pPr>
      <w:del w:id="192" w:author="Morgan McLeod" w:date="2016-03-04T12:00:00Z">
        <w:r w:rsidRPr="00AA5C56" w:rsidDel="00AA5C56">
          <w:rPr>
            <w:noProof/>
            <w:rPrChange w:id="193" w:author="Morgan McLeod" w:date="2016-03-04T12:00:00Z">
              <w:rPr>
                <w:rStyle w:val="Hyperlink"/>
                <w:noProof/>
              </w:rPr>
            </w:rPrChange>
          </w:rPr>
          <w:delText>2.5</w:delText>
        </w:r>
        <w:r w:rsidDel="00AA5C56">
          <w:rPr>
            <w:rFonts w:asciiTheme="minorHAnsi" w:eastAsiaTheme="minorEastAsia" w:hAnsiTheme="minorHAnsi" w:cstheme="minorBidi"/>
            <w:noProof/>
            <w:color w:val="auto"/>
            <w:u w:val="none"/>
          </w:rPr>
          <w:tab/>
        </w:r>
        <w:r w:rsidRPr="00AA5C56" w:rsidDel="00AA5C56">
          <w:rPr>
            <w:noProof/>
            <w:rPrChange w:id="194" w:author="Morgan McLeod" w:date="2016-03-04T12:00:00Z">
              <w:rPr>
                <w:rStyle w:val="Hyperlink"/>
                <w:noProof/>
              </w:rPr>
            </w:rPrChange>
          </w:rPr>
          <w:delText>Reference documents</w:delText>
        </w:r>
        <w:r w:rsidDel="00AA5C56">
          <w:rPr>
            <w:noProof/>
            <w:webHidden/>
          </w:rPr>
          <w:tab/>
        </w:r>
        <w:r w:rsidR="00AA5C56" w:rsidDel="00AA5C56">
          <w:rPr>
            <w:noProof/>
            <w:webHidden/>
          </w:rPr>
          <w:delText>6</w:delText>
        </w:r>
      </w:del>
    </w:p>
    <w:p w:rsidR="00C665F1" w:rsidDel="00AA5C56" w:rsidRDefault="00C665F1">
      <w:pPr>
        <w:pStyle w:val="TOC2"/>
        <w:rPr>
          <w:del w:id="195" w:author="Morgan McLeod" w:date="2016-03-04T12:00:00Z"/>
          <w:rFonts w:asciiTheme="minorHAnsi" w:eastAsiaTheme="minorEastAsia" w:hAnsiTheme="minorHAnsi" w:cstheme="minorBidi"/>
          <w:noProof/>
          <w:color w:val="auto"/>
          <w:u w:val="none"/>
        </w:rPr>
      </w:pPr>
      <w:del w:id="196" w:author="Morgan McLeod" w:date="2016-03-04T12:00:00Z">
        <w:r w:rsidRPr="00AA5C56" w:rsidDel="00AA5C56">
          <w:rPr>
            <w:noProof/>
            <w:rPrChange w:id="197" w:author="Morgan McLeod" w:date="2016-03-04T12:00:00Z">
              <w:rPr>
                <w:rStyle w:val="Hyperlink"/>
                <w:noProof/>
              </w:rPr>
            </w:rPrChange>
          </w:rPr>
          <w:delText>2.6</w:delText>
        </w:r>
        <w:r w:rsidDel="00AA5C56">
          <w:rPr>
            <w:rFonts w:asciiTheme="minorHAnsi" w:eastAsiaTheme="minorEastAsia" w:hAnsiTheme="minorHAnsi" w:cstheme="minorBidi"/>
            <w:noProof/>
            <w:color w:val="auto"/>
            <w:u w:val="none"/>
          </w:rPr>
          <w:tab/>
        </w:r>
        <w:r w:rsidRPr="00AA5C56" w:rsidDel="00AA5C56">
          <w:rPr>
            <w:noProof/>
            <w:rPrChange w:id="198" w:author="Morgan McLeod" w:date="2016-03-04T12:00:00Z">
              <w:rPr>
                <w:rStyle w:val="Hyperlink"/>
                <w:noProof/>
              </w:rPr>
            </w:rPrChange>
          </w:rPr>
          <w:delText>Acronyms</w:delText>
        </w:r>
        <w:r w:rsidDel="00AA5C56">
          <w:rPr>
            <w:noProof/>
            <w:webHidden/>
          </w:rPr>
          <w:tab/>
        </w:r>
        <w:r w:rsidR="00AA5C56" w:rsidDel="00AA5C56">
          <w:rPr>
            <w:noProof/>
            <w:webHidden/>
          </w:rPr>
          <w:delText>6</w:delText>
        </w:r>
      </w:del>
    </w:p>
    <w:p w:rsidR="00C665F1" w:rsidDel="00AA5C56" w:rsidRDefault="00C665F1">
      <w:pPr>
        <w:pStyle w:val="TOC1"/>
        <w:rPr>
          <w:del w:id="199" w:author="Morgan McLeod" w:date="2016-03-04T12:00:00Z"/>
          <w:rFonts w:asciiTheme="minorHAnsi" w:eastAsiaTheme="minorEastAsia" w:hAnsiTheme="minorHAnsi" w:cstheme="minorBidi"/>
          <w:noProof/>
          <w:color w:val="auto"/>
          <w:u w:val="none"/>
        </w:rPr>
      </w:pPr>
      <w:del w:id="200" w:author="Morgan McLeod" w:date="2016-03-04T12:00:00Z">
        <w:r w:rsidRPr="00AA5C56" w:rsidDel="00AA5C56">
          <w:rPr>
            <w:noProof/>
            <w:rPrChange w:id="201" w:author="Morgan McLeod" w:date="2016-03-04T12:00:00Z">
              <w:rPr>
                <w:rStyle w:val="Hyperlink"/>
                <w:noProof/>
              </w:rPr>
            </w:rPrChange>
          </w:rPr>
          <w:delText>3</w:delText>
        </w:r>
        <w:r w:rsidDel="00AA5C56">
          <w:rPr>
            <w:rFonts w:asciiTheme="minorHAnsi" w:eastAsiaTheme="minorEastAsia" w:hAnsiTheme="minorHAnsi" w:cstheme="minorBidi"/>
            <w:noProof/>
            <w:color w:val="auto"/>
            <w:u w:val="none"/>
          </w:rPr>
          <w:tab/>
        </w:r>
        <w:r w:rsidRPr="00AA5C56" w:rsidDel="00AA5C56">
          <w:rPr>
            <w:noProof/>
            <w:rPrChange w:id="202" w:author="Morgan McLeod" w:date="2016-03-04T12:00:00Z">
              <w:rPr>
                <w:rStyle w:val="Hyperlink"/>
                <w:noProof/>
              </w:rPr>
            </w:rPrChange>
          </w:rPr>
          <w:delText>Identification of data sets</w:delText>
        </w:r>
        <w:r w:rsidDel="00AA5C56">
          <w:rPr>
            <w:noProof/>
            <w:webHidden/>
          </w:rPr>
          <w:tab/>
        </w:r>
        <w:r w:rsidR="00AA5C56" w:rsidDel="00AA5C56">
          <w:rPr>
            <w:noProof/>
            <w:webHidden/>
          </w:rPr>
          <w:delText>7</w:delText>
        </w:r>
      </w:del>
    </w:p>
    <w:p w:rsidR="00C665F1" w:rsidDel="00AA5C56" w:rsidRDefault="00C665F1">
      <w:pPr>
        <w:pStyle w:val="TOC2"/>
        <w:rPr>
          <w:del w:id="203" w:author="Morgan McLeod" w:date="2016-03-04T12:00:00Z"/>
          <w:rFonts w:asciiTheme="minorHAnsi" w:eastAsiaTheme="minorEastAsia" w:hAnsiTheme="minorHAnsi" w:cstheme="minorBidi"/>
          <w:noProof/>
          <w:color w:val="auto"/>
          <w:u w:val="none"/>
        </w:rPr>
      </w:pPr>
      <w:del w:id="204" w:author="Morgan McLeod" w:date="2016-03-04T12:00:00Z">
        <w:r w:rsidRPr="00AA5C56" w:rsidDel="00AA5C56">
          <w:rPr>
            <w:noProof/>
            <w:rPrChange w:id="205" w:author="Morgan McLeod" w:date="2016-03-04T12:00:00Z">
              <w:rPr>
                <w:rStyle w:val="Hyperlink"/>
                <w:noProof/>
              </w:rPr>
            </w:rPrChange>
          </w:rPr>
          <w:delText>3.1</w:delText>
        </w:r>
        <w:r w:rsidDel="00AA5C56">
          <w:rPr>
            <w:rFonts w:asciiTheme="minorHAnsi" w:eastAsiaTheme="minorEastAsia" w:hAnsiTheme="minorHAnsi" w:cstheme="minorBidi"/>
            <w:noProof/>
            <w:color w:val="auto"/>
            <w:u w:val="none"/>
          </w:rPr>
          <w:tab/>
        </w:r>
        <w:r w:rsidRPr="00AA5C56" w:rsidDel="00AA5C56">
          <w:rPr>
            <w:noProof/>
            <w:rPrChange w:id="206" w:author="Morgan McLeod" w:date="2016-03-04T12:00:00Z">
              <w:rPr>
                <w:rStyle w:val="Hyperlink"/>
                <w:noProof/>
              </w:rPr>
            </w:rPrChange>
          </w:rPr>
          <w:delText>Band 1</w:delText>
        </w:r>
        <w:r w:rsidDel="00AA5C56">
          <w:rPr>
            <w:noProof/>
            <w:webHidden/>
          </w:rPr>
          <w:tab/>
        </w:r>
        <w:r w:rsidR="00AA5C56" w:rsidDel="00AA5C56">
          <w:rPr>
            <w:noProof/>
            <w:webHidden/>
          </w:rPr>
          <w:delText>7</w:delText>
        </w:r>
      </w:del>
    </w:p>
    <w:p w:rsidR="00C665F1" w:rsidDel="00AA5C56" w:rsidRDefault="00C665F1">
      <w:pPr>
        <w:pStyle w:val="TOC2"/>
        <w:rPr>
          <w:del w:id="207" w:author="Morgan McLeod" w:date="2016-03-04T12:00:00Z"/>
          <w:rFonts w:asciiTheme="minorHAnsi" w:eastAsiaTheme="minorEastAsia" w:hAnsiTheme="minorHAnsi" w:cstheme="minorBidi"/>
          <w:noProof/>
          <w:color w:val="auto"/>
          <w:u w:val="none"/>
        </w:rPr>
      </w:pPr>
      <w:del w:id="208" w:author="Morgan McLeod" w:date="2016-03-04T12:00:00Z">
        <w:r w:rsidRPr="00AA5C56" w:rsidDel="00AA5C56">
          <w:rPr>
            <w:noProof/>
            <w:rPrChange w:id="209" w:author="Morgan McLeod" w:date="2016-03-04T12:00:00Z">
              <w:rPr>
                <w:rStyle w:val="Hyperlink"/>
                <w:noProof/>
              </w:rPr>
            </w:rPrChange>
          </w:rPr>
          <w:delText>3.2</w:delText>
        </w:r>
        <w:r w:rsidDel="00AA5C56">
          <w:rPr>
            <w:rFonts w:asciiTheme="minorHAnsi" w:eastAsiaTheme="minorEastAsia" w:hAnsiTheme="minorHAnsi" w:cstheme="minorBidi"/>
            <w:noProof/>
            <w:color w:val="auto"/>
            <w:u w:val="none"/>
          </w:rPr>
          <w:tab/>
        </w:r>
        <w:r w:rsidRPr="00AA5C56" w:rsidDel="00AA5C56">
          <w:rPr>
            <w:noProof/>
            <w:rPrChange w:id="210" w:author="Morgan McLeod" w:date="2016-03-04T12:00:00Z">
              <w:rPr>
                <w:rStyle w:val="Hyperlink"/>
                <w:noProof/>
              </w:rPr>
            </w:rPrChange>
          </w:rPr>
          <w:delText>Band 2</w:delText>
        </w:r>
        <w:r w:rsidDel="00AA5C56">
          <w:rPr>
            <w:noProof/>
            <w:webHidden/>
          </w:rPr>
          <w:tab/>
        </w:r>
        <w:r w:rsidR="00AA5C56" w:rsidDel="00AA5C56">
          <w:rPr>
            <w:noProof/>
            <w:webHidden/>
          </w:rPr>
          <w:delText>7</w:delText>
        </w:r>
      </w:del>
    </w:p>
    <w:p w:rsidR="00C665F1" w:rsidDel="00AA5C56" w:rsidRDefault="00C665F1">
      <w:pPr>
        <w:pStyle w:val="TOC2"/>
        <w:rPr>
          <w:del w:id="211" w:author="Morgan McLeod" w:date="2016-03-04T12:00:00Z"/>
          <w:rFonts w:asciiTheme="minorHAnsi" w:eastAsiaTheme="minorEastAsia" w:hAnsiTheme="minorHAnsi" w:cstheme="minorBidi"/>
          <w:noProof/>
          <w:color w:val="auto"/>
          <w:u w:val="none"/>
        </w:rPr>
      </w:pPr>
      <w:del w:id="212" w:author="Morgan McLeod" w:date="2016-03-04T12:00:00Z">
        <w:r w:rsidRPr="00AA5C56" w:rsidDel="00AA5C56">
          <w:rPr>
            <w:noProof/>
            <w:rPrChange w:id="213" w:author="Morgan McLeod" w:date="2016-03-04T12:00:00Z">
              <w:rPr>
                <w:rStyle w:val="Hyperlink"/>
                <w:noProof/>
              </w:rPr>
            </w:rPrChange>
          </w:rPr>
          <w:delText>3.3</w:delText>
        </w:r>
        <w:r w:rsidDel="00AA5C56">
          <w:rPr>
            <w:rFonts w:asciiTheme="minorHAnsi" w:eastAsiaTheme="minorEastAsia" w:hAnsiTheme="minorHAnsi" w:cstheme="minorBidi"/>
            <w:noProof/>
            <w:color w:val="auto"/>
            <w:u w:val="none"/>
          </w:rPr>
          <w:tab/>
        </w:r>
        <w:r w:rsidRPr="00AA5C56" w:rsidDel="00AA5C56">
          <w:rPr>
            <w:noProof/>
            <w:rPrChange w:id="214" w:author="Morgan McLeod" w:date="2016-03-04T12:00:00Z">
              <w:rPr>
                <w:rStyle w:val="Hyperlink"/>
                <w:noProof/>
              </w:rPr>
            </w:rPrChange>
          </w:rPr>
          <w:delText>Band 6</w:delText>
        </w:r>
        <w:r w:rsidDel="00AA5C56">
          <w:rPr>
            <w:noProof/>
            <w:webHidden/>
          </w:rPr>
          <w:tab/>
        </w:r>
        <w:r w:rsidR="00AA5C56" w:rsidDel="00AA5C56">
          <w:rPr>
            <w:noProof/>
            <w:webHidden/>
          </w:rPr>
          <w:delText>7</w:delText>
        </w:r>
      </w:del>
    </w:p>
    <w:p w:rsidR="00C665F1" w:rsidDel="00AA5C56" w:rsidRDefault="00C665F1">
      <w:pPr>
        <w:pStyle w:val="TOC1"/>
        <w:rPr>
          <w:del w:id="215" w:author="Morgan McLeod" w:date="2016-03-04T12:00:00Z"/>
          <w:rFonts w:asciiTheme="minorHAnsi" w:eastAsiaTheme="minorEastAsia" w:hAnsiTheme="minorHAnsi" w:cstheme="minorBidi"/>
          <w:noProof/>
          <w:color w:val="auto"/>
          <w:u w:val="none"/>
        </w:rPr>
      </w:pPr>
      <w:del w:id="216" w:author="Morgan McLeod" w:date="2016-03-04T12:00:00Z">
        <w:r w:rsidRPr="00AA5C56" w:rsidDel="00AA5C56">
          <w:rPr>
            <w:noProof/>
            <w:rPrChange w:id="217" w:author="Morgan McLeod" w:date="2016-03-04T12:00:00Z">
              <w:rPr>
                <w:rStyle w:val="Hyperlink"/>
                <w:noProof/>
              </w:rPr>
            </w:rPrChange>
          </w:rPr>
          <w:delText>4</w:delText>
        </w:r>
        <w:r w:rsidDel="00AA5C56">
          <w:rPr>
            <w:rFonts w:asciiTheme="minorHAnsi" w:eastAsiaTheme="minorEastAsia" w:hAnsiTheme="minorHAnsi" w:cstheme="minorBidi"/>
            <w:noProof/>
            <w:color w:val="auto"/>
            <w:u w:val="none"/>
          </w:rPr>
          <w:tab/>
        </w:r>
        <w:r w:rsidRPr="00AA5C56" w:rsidDel="00AA5C56">
          <w:rPr>
            <w:noProof/>
            <w:rPrChange w:id="218" w:author="Morgan McLeod" w:date="2016-03-04T12:00:00Z">
              <w:rPr>
                <w:rStyle w:val="Hyperlink"/>
                <w:noProof/>
              </w:rPr>
            </w:rPrChange>
          </w:rPr>
          <w:delText>Comparison of analysis results</w:delText>
        </w:r>
        <w:r w:rsidDel="00AA5C56">
          <w:rPr>
            <w:noProof/>
            <w:webHidden/>
          </w:rPr>
          <w:tab/>
        </w:r>
        <w:r w:rsidR="00AA5C56" w:rsidDel="00AA5C56">
          <w:rPr>
            <w:noProof/>
            <w:webHidden/>
          </w:rPr>
          <w:delText>7</w:delText>
        </w:r>
      </w:del>
    </w:p>
    <w:p w:rsidR="00C665F1" w:rsidDel="00AA5C56" w:rsidRDefault="00C665F1">
      <w:pPr>
        <w:pStyle w:val="TOC2"/>
        <w:rPr>
          <w:del w:id="219" w:author="Morgan McLeod" w:date="2016-03-04T12:00:00Z"/>
          <w:rFonts w:asciiTheme="minorHAnsi" w:eastAsiaTheme="minorEastAsia" w:hAnsiTheme="minorHAnsi" w:cstheme="minorBidi"/>
          <w:noProof/>
          <w:color w:val="auto"/>
          <w:u w:val="none"/>
        </w:rPr>
      </w:pPr>
      <w:del w:id="220" w:author="Morgan McLeod" w:date="2016-03-04T12:00:00Z">
        <w:r w:rsidRPr="00AA5C56" w:rsidDel="00AA5C56">
          <w:rPr>
            <w:noProof/>
            <w:rPrChange w:id="221" w:author="Morgan McLeod" w:date="2016-03-04T12:00:00Z">
              <w:rPr>
                <w:rStyle w:val="Hyperlink"/>
                <w:noProof/>
              </w:rPr>
            </w:rPrChange>
          </w:rPr>
          <w:delText>4.1</w:delText>
        </w:r>
        <w:r w:rsidDel="00AA5C56">
          <w:rPr>
            <w:rFonts w:asciiTheme="minorHAnsi" w:eastAsiaTheme="minorEastAsia" w:hAnsiTheme="minorHAnsi" w:cstheme="minorBidi"/>
            <w:noProof/>
            <w:color w:val="auto"/>
            <w:u w:val="none"/>
          </w:rPr>
          <w:tab/>
        </w:r>
        <w:r w:rsidRPr="00AA5C56" w:rsidDel="00AA5C56">
          <w:rPr>
            <w:noProof/>
            <w:rPrChange w:id="222" w:author="Morgan McLeod" w:date="2016-03-04T12:00:00Z">
              <w:rPr>
                <w:rStyle w:val="Hyperlink"/>
                <w:noProof/>
              </w:rPr>
            </w:rPrChange>
          </w:rPr>
          <w:delText>Spill-over and Polarization efficiencies</w:delText>
        </w:r>
        <w:r w:rsidDel="00AA5C56">
          <w:rPr>
            <w:noProof/>
            <w:webHidden/>
          </w:rPr>
          <w:tab/>
        </w:r>
        <w:r w:rsidR="00AA5C56" w:rsidDel="00AA5C56">
          <w:rPr>
            <w:noProof/>
            <w:webHidden/>
          </w:rPr>
          <w:delText>8</w:delText>
        </w:r>
      </w:del>
    </w:p>
    <w:p w:rsidR="00C665F1" w:rsidDel="00AA5C56" w:rsidRDefault="00C665F1">
      <w:pPr>
        <w:pStyle w:val="TOC3"/>
        <w:rPr>
          <w:del w:id="223" w:author="Morgan McLeod" w:date="2016-03-04T12:00:00Z"/>
          <w:rFonts w:asciiTheme="minorHAnsi" w:eastAsiaTheme="minorEastAsia" w:hAnsiTheme="minorHAnsi" w:cstheme="minorBidi"/>
          <w:noProof/>
          <w:color w:val="auto"/>
          <w:u w:val="none"/>
        </w:rPr>
      </w:pPr>
      <w:del w:id="224" w:author="Morgan McLeod" w:date="2016-03-04T12:00:00Z">
        <w:r w:rsidRPr="00AA5C56" w:rsidDel="00AA5C56">
          <w:rPr>
            <w:noProof/>
            <w:rPrChange w:id="225" w:author="Morgan McLeod" w:date="2016-03-04T12:00:00Z">
              <w:rPr>
                <w:rStyle w:val="Hyperlink"/>
                <w:noProof/>
              </w:rPr>
            </w:rPrChange>
          </w:rPr>
          <w:delText>4.1.1</w:delText>
        </w:r>
        <w:r w:rsidDel="00AA5C56">
          <w:rPr>
            <w:rFonts w:asciiTheme="minorHAnsi" w:eastAsiaTheme="minorEastAsia" w:hAnsiTheme="minorHAnsi" w:cstheme="minorBidi"/>
            <w:noProof/>
            <w:color w:val="auto"/>
            <w:u w:val="none"/>
          </w:rPr>
          <w:tab/>
        </w:r>
        <w:r w:rsidRPr="00AA5C56" w:rsidDel="00AA5C56">
          <w:rPr>
            <w:noProof/>
            <w:rPrChange w:id="226" w:author="Morgan McLeod" w:date="2016-03-04T12:00:00Z">
              <w:rPr>
                <w:rStyle w:val="Hyperlink"/>
                <w:noProof/>
              </w:rPr>
            </w:rPrChange>
          </w:rPr>
          <w:delText>Band 1</w:delText>
        </w:r>
        <w:r w:rsidDel="00AA5C56">
          <w:rPr>
            <w:noProof/>
            <w:webHidden/>
          </w:rPr>
          <w:tab/>
        </w:r>
        <w:r w:rsidR="00AA5C56" w:rsidDel="00AA5C56">
          <w:rPr>
            <w:noProof/>
            <w:webHidden/>
          </w:rPr>
          <w:delText>9</w:delText>
        </w:r>
      </w:del>
    </w:p>
    <w:p w:rsidR="00C665F1" w:rsidDel="00AA5C56" w:rsidRDefault="00C665F1">
      <w:pPr>
        <w:pStyle w:val="TOC3"/>
        <w:rPr>
          <w:del w:id="227" w:author="Morgan McLeod" w:date="2016-03-04T12:00:00Z"/>
          <w:rFonts w:asciiTheme="minorHAnsi" w:eastAsiaTheme="minorEastAsia" w:hAnsiTheme="minorHAnsi" w:cstheme="minorBidi"/>
          <w:noProof/>
          <w:color w:val="auto"/>
          <w:u w:val="none"/>
        </w:rPr>
      </w:pPr>
      <w:del w:id="228" w:author="Morgan McLeod" w:date="2016-03-04T12:00:00Z">
        <w:r w:rsidRPr="00AA5C56" w:rsidDel="00AA5C56">
          <w:rPr>
            <w:noProof/>
            <w:rPrChange w:id="229" w:author="Morgan McLeod" w:date="2016-03-04T12:00:00Z">
              <w:rPr>
                <w:rStyle w:val="Hyperlink"/>
                <w:noProof/>
              </w:rPr>
            </w:rPrChange>
          </w:rPr>
          <w:delText>4.1.2</w:delText>
        </w:r>
        <w:r w:rsidDel="00AA5C56">
          <w:rPr>
            <w:rFonts w:asciiTheme="minorHAnsi" w:eastAsiaTheme="minorEastAsia" w:hAnsiTheme="minorHAnsi" w:cstheme="minorBidi"/>
            <w:noProof/>
            <w:color w:val="auto"/>
            <w:u w:val="none"/>
          </w:rPr>
          <w:tab/>
        </w:r>
        <w:r w:rsidRPr="00AA5C56" w:rsidDel="00AA5C56">
          <w:rPr>
            <w:noProof/>
            <w:rPrChange w:id="230" w:author="Morgan McLeod" w:date="2016-03-04T12:00:00Z">
              <w:rPr>
                <w:rStyle w:val="Hyperlink"/>
                <w:noProof/>
              </w:rPr>
            </w:rPrChange>
          </w:rPr>
          <w:delText>Band 2</w:delText>
        </w:r>
        <w:r w:rsidDel="00AA5C56">
          <w:rPr>
            <w:noProof/>
            <w:webHidden/>
          </w:rPr>
          <w:tab/>
        </w:r>
        <w:r w:rsidR="00AA5C56" w:rsidDel="00AA5C56">
          <w:rPr>
            <w:noProof/>
            <w:webHidden/>
          </w:rPr>
          <w:delText>10</w:delText>
        </w:r>
      </w:del>
    </w:p>
    <w:p w:rsidR="00C665F1" w:rsidDel="00AA5C56" w:rsidRDefault="00C665F1">
      <w:pPr>
        <w:pStyle w:val="TOC3"/>
        <w:rPr>
          <w:del w:id="231" w:author="Morgan McLeod" w:date="2016-03-04T12:00:00Z"/>
          <w:rFonts w:asciiTheme="minorHAnsi" w:eastAsiaTheme="minorEastAsia" w:hAnsiTheme="minorHAnsi" w:cstheme="minorBidi"/>
          <w:noProof/>
          <w:color w:val="auto"/>
          <w:u w:val="none"/>
        </w:rPr>
      </w:pPr>
      <w:del w:id="232" w:author="Morgan McLeod" w:date="2016-03-04T12:00:00Z">
        <w:r w:rsidRPr="00AA5C56" w:rsidDel="00AA5C56">
          <w:rPr>
            <w:noProof/>
            <w:rPrChange w:id="233" w:author="Morgan McLeod" w:date="2016-03-04T12:00:00Z">
              <w:rPr>
                <w:rStyle w:val="Hyperlink"/>
                <w:noProof/>
              </w:rPr>
            </w:rPrChange>
          </w:rPr>
          <w:delText>4.1.3</w:delText>
        </w:r>
        <w:r w:rsidDel="00AA5C56">
          <w:rPr>
            <w:rFonts w:asciiTheme="minorHAnsi" w:eastAsiaTheme="minorEastAsia" w:hAnsiTheme="minorHAnsi" w:cstheme="minorBidi"/>
            <w:noProof/>
            <w:color w:val="auto"/>
            <w:u w:val="none"/>
          </w:rPr>
          <w:tab/>
        </w:r>
        <w:r w:rsidRPr="00AA5C56" w:rsidDel="00AA5C56">
          <w:rPr>
            <w:noProof/>
            <w:rPrChange w:id="234" w:author="Morgan McLeod" w:date="2016-03-04T12:00:00Z">
              <w:rPr>
                <w:rStyle w:val="Hyperlink"/>
                <w:noProof/>
              </w:rPr>
            </w:rPrChange>
          </w:rPr>
          <w:delText>Band 6</w:delText>
        </w:r>
        <w:r w:rsidDel="00AA5C56">
          <w:rPr>
            <w:noProof/>
            <w:webHidden/>
          </w:rPr>
          <w:tab/>
        </w:r>
        <w:r w:rsidR="00AA5C56" w:rsidDel="00AA5C56">
          <w:rPr>
            <w:noProof/>
            <w:webHidden/>
          </w:rPr>
          <w:delText>11</w:delText>
        </w:r>
      </w:del>
    </w:p>
    <w:p w:rsidR="00C665F1" w:rsidDel="00AA5C56" w:rsidRDefault="00C665F1">
      <w:pPr>
        <w:pStyle w:val="TOC2"/>
        <w:rPr>
          <w:del w:id="235" w:author="Morgan McLeod" w:date="2016-03-04T12:00:00Z"/>
          <w:rFonts w:asciiTheme="minorHAnsi" w:eastAsiaTheme="minorEastAsia" w:hAnsiTheme="minorHAnsi" w:cstheme="minorBidi"/>
          <w:noProof/>
          <w:color w:val="auto"/>
          <w:u w:val="none"/>
        </w:rPr>
      </w:pPr>
      <w:del w:id="236" w:author="Morgan McLeod" w:date="2016-03-04T12:00:00Z">
        <w:r w:rsidRPr="00AA5C56" w:rsidDel="00AA5C56">
          <w:rPr>
            <w:noProof/>
            <w:rPrChange w:id="237" w:author="Morgan McLeod" w:date="2016-03-04T12:00:00Z">
              <w:rPr>
                <w:rStyle w:val="Hyperlink"/>
                <w:noProof/>
              </w:rPr>
            </w:rPrChange>
          </w:rPr>
          <w:delText>4.2</w:delText>
        </w:r>
        <w:r w:rsidDel="00AA5C56">
          <w:rPr>
            <w:rFonts w:asciiTheme="minorHAnsi" w:eastAsiaTheme="minorEastAsia" w:hAnsiTheme="minorHAnsi" w:cstheme="minorBidi"/>
            <w:noProof/>
            <w:color w:val="auto"/>
            <w:u w:val="none"/>
          </w:rPr>
          <w:tab/>
        </w:r>
        <w:r w:rsidRPr="00AA5C56" w:rsidDel="00AA5C56">
          <w:rPr>
            <w:noProof/>
            <w:rPrChange w:id="238" w:author="Morgan McLeod" w:date="2016-03-04T12:00:00Z">
              <w:rPr>
                <w:rStyle w:val="Hyperlink"/>
                <w:noProof/>
              </w:rPr>
            </w:rPrChange>
          </w:rPr>
          <w:delText>Amplitude Taper, Edge Taper, and Illumination efficiency</w:delText>
        </w:r>
        <w:r w:rsidDel="00AA5C56">
          <w:rPr>
            <w:noProof/>
            <w:webHidden/>
          </w:rPr>
          <w:tab/>
        </w:r>
        <w:r w:rsidR="00AA5C56" w:rsidDel="00AA5C56">
          <w:rPr>
            <w:noProof/>
            <w:webHidden/>
          </w:rPr>
          <w:delText>11</w:delText>
        </w:r>
      </w:del>
    </w:p>
    <w:p w:rsidR="00C665F1" w:rsidDel="00AA5C56" w:rsidRDefault="00C665F1">
      <w:pPr>
        <w:pStyle w:val="TOC3"/>
        <w:rPr>
          <w:del w:id="239" w:author="Morgan McLeod" w:date="2016-03-04T12:00:00Z"/>
          <w:rFonts w:asciiTheme="minorHAnsi" w:eastAsiaTheme="minorEastAsia" w:hAnsiTheme="minorHAnsi" w:cstheme="minorBidi"/>
          <w:noProof/>
          <w:color w:val="auto"/>
          <w:u w:val="none"/>
        </w:rPr>
      </w:pPr>
      <w:del w:id="240" w:author="Morgan McLeod" w:date="2016-03-04T12:00:00Z">
        <w:r w:rsidRPr="00AA5C56" w:rsidDel="00AA5C56">
          <w:rPr>
            <w:noProof/>
            <w:rPrChange w:id="241" w:author="Morgan McLeod" w:date="2016-03-04T12:00:00Z">
              <w:rPr>
                <w:rStyle w:val="Hyperlink"/>
                <w:noProof/>
              </w:rPr>
            </w:rPrChange>
          </w:rPr>
          <w:delText>4.2.1</w:delText>
        </w:r>
        <w:r w:rsidDel="00AA5C56">
          <w:rPr>
            <w:rFonts w:asciiTheme="minorHAnsi" w:eastAsiaTheme="minorEastAsia" w:hAnsiTheme="minorHAnsi" w:cstheme="minorBidi"/>
            <w:noProof/>
            <w:color w:val="auto"/>
            <w:u w:val="none"/>
          </w:rPr>
          <w:tab/>
        </w:r>
        <w:r w:rsidRPr="00AA5C56" w:rsidDel="00AA5C56">
          <w:rPr>
            <w:noProof/>
            <w:rPrChange w:id="242" w:author="Morgan McLeod" w:date="2016-03-04T12:00:00Z">
              <w:rPr>
                <w:rStyle w:val="Hyperlink"/>
                <w:noProof/>
              </w:rPr>
            </w:rPrChange>
          </w:rPr>
          <w:delText>Band 1</w:delText>
        </w:r>
        <w:r w:rsidDel="00AA5C56">
          <w:rPr>
            <w:noProof/>
            <w:webHidden/>
          </w:rPr>
          <w:tab/>
        </w:r>
        <w:r w:rsidR="00AA5C56" w:rsidDel="00AA5C56">
          <w:rPr>
            <w:noProof/>
            <w:webHidden/>
          </w:rPr>
          <w:delText>11</w:delText>
        </w:r>
      </w:del>
    </w:p>
    <w:p w:rsidR="00C665F1" w:rsidDel="00AA5C56" w:rsidRDefault="00C665F1">
      <w:pPr>
        <w:pStyle w:val="TOC3"/>
        <w:rPr>
          <w:del w:id="243" w:author="Morgan McLeod" w:date="2016-03-04T12:00:00Z"/>
          <w:rFonts w:asciiTheme="minorHAnsi" w:eastAsiaTheme="minorEastAsia" w:hAnsiTheme="minorHAnsi" w:cstheme="minorBidi"/>
          <w:noProof/>
          <w:color w:val="auto"/>
          <w:u w:val="none"/>
        </w:rPr>
      </w:pPr>
      <w:del w:id="244" w:author="Morgan McLeod" w:date="2016-03-04T12:00:00Z">
        <w:r w:rsidRPr="00AA5C56" w:rsidDel="00AA5C56">
          <w:rPr>
            <w:noProof/>
            <w:rPrChange w:id="245" w:author="Morgan McLeod" w:date="2016-03-04T12:00:00Z">
              <w:rPr>
                <w:rStyle w:val="Hyperlink"/>
                <w:noProof/>
              </w:rPr>
            </w:rPrChange>
          </w:rPr>
          <w:delText>4.2.2</w:delText>
        </w:r>
        <w:r w:rsidDel="00AA5C56">
          <w:rPr>
            <w:rFonts w:asciiTheme="minorHAnsi" w:eastAsiaTheme="minorEastAsia" w:hAnsiTheme="minorHAnsi" w:cstheme="minorBidi"/>
            <w:noProof/>
            <w:color w:val="auto"/>
            <w:u w:val="none"/>
          </w:rPr>
          <w:tab/>
        </w:r>
        <w:r w:rsidRPr="00AA5C56" w:rsidDel="00AA5C56">
          <w:rPr>
            <w:noProof/>
            <w:rPrChange w:id="246" w:author="Morgan McLeod" w:date="2016-03-04T12:00:00Z">
              <w:rPr>
                <w:rStyle w:val="Hyperlink"/>
                <w:noProof/>
              </w:rPr>
            </w:rPrChange>
          </w:rPr>
          <w:delText>Band 2</w:delText>
        </w:r>
        <w:r w:rsidDel="00AA5C56">
          <w:rPr>
            <w:noProof/>
            <w:webHidden/>
          </w:rPr>
          <w:tab/>
        </w:r>
        <w:r w:rsidR="00AA5C56" w:rsidDel="00AA5C56">
          <w:rPr>
            <w:noProof/>
            <w:webHidden/>
          </w:rPr>
          <w:delText>12</w:delText>
        </w:r>
      </w:del>
    </w:p>
    <w:p w:rsidR="00C665F1" w:rsidDel="00AA5C56" w:rsidRDefault="00C665F1">
      <w:pPr>
        <w:pStyle w:val="TOC3"/>
        <w:rPr>
          <w:del w:id="247" w:author="Morgan McLeod" w:date="2016-03-04T12:00:00Z"/>
          <w:rFonts w:asciiTheme="minorHAnsi" w:eastAsiaTheme="minorEastAsia" w:hAnsiTheme="minorHAnsi" w:cstheme="minorBidi"/>
          <w:noProof/>
          <w:color w:val="auto"/>
          <w:u w:val="none"/>
        </w:rPr>
      </w:pPr>
      <w:del w:id="248" w:author="Morgan McLeod" w:date="2016-03-04T12:00:00Z">
        <w:r w:rsidRPr="00AA5C56" w:rsidDel="00AA5C56">
          <w:rPr>
            <w:noProof/>
            <w:rPrChange w:id="249" w:author="Morgan McLeod" w:date="2016-03-04T12:00:00Z">
              <w:rPr>
                <w:rStyle w:val="Hyperlink"/>
                <w:noProof/>
              </w:rPr>
            </w:rPrChange>
          </w:rPr>
          <w:delText>4.2.3</w:delText>
        </w:r>
        <w:r w:rsidDel="00AA5C56">
          <w:rPr>
            <w:rFonts w:asciiTheme="minorHAnsi" w:eastAsiaTheme="minorEastAsia" w:hAnsiTheme="minorHAnsi" w:cstheme="minorBidi"/>
            <w:noProof/>
            <w:color w:val="auto"/>
            <w:u w:val="none"/>
          </w:rPr>
          <w:tab/>
        </w:r>
        <w:r w:rsidRPr="00AA5C56" w:rsidDel="00AA5C56">
          <w:rPr>
            <w:noProof/>
            <w:rPrChange w:id="250" w:author="Morgan McLeod" w:date="2016-03-04T12:00:00Z">
              <w:rPr>
                <w:rStyle w:val="Hyperlink"/>
                <w:noProof/>
              </w:rPr>
            </w:rPrChange>
          </w:rPr>
          <w:delText>Band 6</w:delText>
        </w:r>
        <w:r w:rsidDel="00AA5C56">
          <w:rPr>
            <w:noProof/>
            <w:webHidden/>
          </w:rPr>
          <w:tab/>
        </w:r>
        <w:r w:rsidR="00AA5C56" w:rsidDel="00AA5C56">
          <w:rPr>
            <w:noProof/>
            <w:webHidden/>
          </w:rPr>
          <w:delText>12</w:delText>
        </w:r>
      </w:del>
    </w:p>
    <w:p w:rsidR="00C665F1" w:rsidDel="00AA5C56" w:rsidRDefault="00C665F1">
      <w:pPr>
        <w:pStyle w:val="TOC2"/>
        <w:rPr>
          <w:del w:id="251" w:author="Morgan McLeod" w:date="2016-03-04T12:00:00Z"/>
          <w:rFonts w:asciiTheme="minorHAnsi" w:eastAsiaTheme="minorEastAsia" w:hAnsiTheme="minorHAnsi" w:cstheme="minorBidi"/>
          <w:noProof/>
          <w:color w:val="auto"/>
          <w:u w:val="none"/>
        </w:rPr>
      </w:pPr>
      <w:del w:id="252" w:author="Morgan McLeod" w:date="2016-03-04T12:00:00Z">
        <w:r w:rsidRPr="00AA5C56" w:rsidDel="00AA5C56">
          <w:rPr>
            <w:noProof/>
            <w:rPrChange w:id="253" w:author="Morgan McLeod" w:date="2016-03-04T12:00:00Z">
              <w:rPr>
                <w:rStyle w:val="Hyperlink"/>
                <w:noProof/>
              </w:rPr>
            </w:rPrChange>
          </w:rPr>
          <w:delText>4.3</w:delText>
        </w:r>
        <w:r w:rsidDel="00AA5C56">
          <w:rPr>
            <w:rFonts w:asciiTheme="minorHAnsi" w:eastAsiaTheme="minorEastAsia" w:hAnsiTheme="minorHAnsi" w:cstheme="minorBidi"/>
            <w:noProof/>
            <w:color w:val="auto"/>
            <w:u w:val="none"/>
          </w:rPr>
          <w:tab/>
        </w:r>
        <w:r w:rsidRPr="00AA5C56" w:rsidDel="00AA5C56">
          <w:rPr>
            <w:noProof/>
            <w:rPrChange w:id="254" w:author="Morgan McLeod" w:date="2016-03-04T12:00:00Z">
              <w:rPr>
                <w:rStyle w:val="Hyperlink"/>
                <w:noProof/>
              </w:rPr>
            </w:rPrChange>
          </w:rPr>
          <w:delText>Phase Fit and Phase efficiency</w:delText>
        </w:r>
        <w:r w:rsidDel="00AA5C56">
          <w:rPr>
            <w:noProof/>
            <w:webHidden/>
          </w:rPr>
          <w:tab/>
        </w:r>
        <w:r w:rsidR="00AA5C56" w:rsidDel="00AA5C56">
          <w:rPr>
            <w:noProof/>
            <w:webHidden/>
          </w:rPr>
          <w:delText>12</w:delText>
        </w:r>
      </w:del>
    </w:p>
    <w:p w:rsidR="00C665F1" w:rsidDel="00AA5C56" w:rsidRDefault="00C665F1">
      <w:pPr>
        <w:pStyle w:val="TOC3"/>
        <w:rPr>
          <w:del w:id="255" w:author="Morgan McLeod" w:date="2016-03-04T12:00:00Z"/>
          <w:rFonts w:asciiTheme="minorHAnsi" w:eastAsiaTheme="minorEastAsia" w:hAnsiTheme="minorHAnsi" w:cstheme="minorBidi"/>
          <w:noProof/>
          <w:color w:val="auto"/>
          <w:u w:val="none"/>
        </w:rPr>
      </w:pPr>
      <w:del w:id="256" w:author="Morgan McLeod" w:date="2016-03-04T12:00:00Z">
        <w:r w:rsidRPr="00AA5C56" w:rsidDel="00AA5C56">
          <w:rPr>
            <w:noProof/>
            <w:rPrChange w:id="257" w:author="Morgan McLeod" w:date="2016-03-04T12:00:00Z">
              <w:rPr>
                <w:rStyle w:val="Hyperlink"/>
                <w:noProof/>
              </w:rPr>
            </w:rPrChange>
          </w:rPr>
          <w:delText>4.3.1</w:delText>
        </w:r>
        <w:r w:rsidDel="00AA5C56">
          <w:rPr>
            <w:rFonts w:asciiTheme="minorHAnsi" w:eastAsiaTheme="minorEastAsia" w:hAnsiTheme="minorHAnsi" w:cstheme="minorBidi"/>
            <w:noProof/>
            <w:color w:val="auto"/>
            <w:u w:val="none"/>
          </w:rPr>
          <w:tab/>
        </w:r>
        <w:r w:rsidRPr="00AA5C56" w:rsidDel="00AA5C56">
          <w:rPr>
            <w:noProof/>
            <w:rPrChange w:id="258" w:author="Morgan McLeod" w:date="2016-03-04T12:00:00Z">
              <w:rPr>
                <w:rStyle w:val="Hyperlink"/>
                <w:noProof/>
              </w:rPr>
            </w:rPrChange>
          </w:rPr>
          <w:delText>Band 1</w:delText>
        </w:r>
        <w:r w:rsidDel="00AA5C56">
          <w:rPr>
            <w:noProof/>
            <w:webHidden/>
          </w:rPr>
          <w:tab/>
        </w:r>
        <w:r w:rsidR="00AA5C56" w:rsidDel="00AA5C56">
          <w:rPr>
            <w:noProof/>
            <w:webHidden/>
          </w:rPr>
          <w:delText>13</w:delText>
        </w:r>
      </w:del>
    </w:p>
    <w:p w:rsidR="00C665F1" w:rsidDel="00AA5C56" w:rsidRDefault="00C665F1">
      <w:pPr>
        <w:pStyle w:val="TOC3"/>
        <w:rPr>
          <w:del w:id="259" w:author="Morgan McLeod" w:date="2016-03-04T12:00:00Z"/>
          <w:rFonts w:asciiTheme="minorHAnsi" w:eastAsiaTheme="minorEastAsia" w:hAnsiTheme="minorHAnsi" w:cstheme="minorBidi"/>
          <w:noProof/>
          <w:color w:val="auto"/>
          <w:u w:val="none"/>
        </w:rPr>
      </w:pPr>
      <w:del w:id="260" w:author="Morgan McLeod" w:date="2016-03-04T12:00:00Z">
        <w:r w:rsidRPr="00AA5C56" w:rsidDel="00AA5C56">
          <w:rPr>
            <w:noProof/>
            <w:rPrChange w:id="261" w:author="Morgan McLeod" w:date="2016-03-04T12:00:00Z">
              <w:rPr>
                <w:rStyle w:val="Hyperlink"/>
                <w:noProof/>
              </w:rPr>
            </w:rPrChange>
          </w:rPr>
          <w:delText>4.3.2</w:delText>
        </w:r>
        <w:r w:rsidDel="00AA5C56">
          <w:rPr>
            <w:rFonts w:asciiTheme="minorHAnsi" w:eastAsiaTheme="minorEastAsia" w:hAnsiTheme="minorHAnsi" w:cstheme="minorBidi"/>
            <w:noProof/>
            <w:color w:val="auto"/>
            <w:u w:val="none"/>
          </w:rPr>
          <w:tab/>
        </w:r>
        <w:r w:rsidRPr="00AA5C56" w:rsidDel="00AA5C56">
          <w:rPr>
            <w:noProof/>
            <w:rPrChange w:id="262" w:author="Morgan McLeod" w:date="2016-03-04T12:00:00Z">
              <w:rPr>
                <w:rStyle w:val="Hyperlink"/>
                <w:noProof/>
              </w:rPr>
            </w:rPrChange>
          </w:rPr>
          <w:delText>Band 2</w:delText>
        </w:r>
        <w:r w:rsidDel="00AA5C56">
          <w:rPr>
            <w:noProof/>
            <w:webHidden/>
          </w:rPr>
          <w:tab/>
        </w:r>
        <w:r w:rsidR="00AA5C56" w:rsidDel="00AA5C56">
          <w:rPr>
            <w:noProof/>
            <w:webHidden/>
          </w:rPr>
          <w:delText>14</w:delText>
        </w:r>
      </w:del>
    </w:p>
    <w:p w:rsidR="00C665F1" w:rsidDel="00AA5C56" w:rsidRDefault="00C665F1">
      <w:pPr>
        <w:pStyle w:val="TOC3"/>
        <w:rPr>
          <w:del w:id="263" w:author="Morgan McLeod" w:date="2016-03-04T12:00:00Z"/>
          <w:rFonts w:asciiTheme="minorHAnsi" w:eastAsiaTheme="minorEastAsia" w:hAnsiTheme="minorHAnsi" w:cstheme="minorBidi"/>
          <w:noProof/>
          <w:color w:val="auto"/>
          <w:u w:val="none"/>
        </w:rPr>
      </w:pPr>
      <w:del w:id="264" w:author="Morgan McLeod" w:date="2016-03-04T12:00:00Z">
        <w:r w:rsidRPr="00AA5C56" w:rsidDel="00AA5C56">
          <w:rPr>
            <w:noProof/>
            <w:rPrChange w:id="265" w:author="Morgan McLeod" w:date="2016-03-04T12:00:00Z">
              <w:rPr>
                <w:rStyle w:val="Hyperlink"/>
                <w:noProof/>
              </w:rPr>
            </w:rPrChange>
          </w:rPr>
          <w:delText>4.3.3</w:delText>
        </w:r>
        <w:r w:rsidDel="00AA5C56">
          <w:rPr>
            <w:rFonts w:asciiTheme="minorHAnsi" w:eastAsiaTheme="minorEastAsia" w:hAnsiTheme="minorHAnsi" w:cstheme="minorBidi"/>
            <w:noProof/>
            <w:color w:val="auto"/>
            <w:u w:val="none"/>
          </w:rPr>
          <w:tab/>
        </w:r>
        <w:r w:rsidRPr="00AA5C56" w:rsidDel="00AA5C56">
          <w:rPr>
            <w:noProof/>
            <w:rPrChange w:id="266" w:author="Morgan McLeod" w:date="2016-03-04T12:00:00Z">
              <w:rPr>
                <w:rStyle w:val="Hyperlink"/>
                <w:noProof/>
              </w:rPr>
            </w:rPrChange>
          </w:rPr>
          <w:delText>Band 6</w:delText>
        </w:r>
        <w:r w:rsidDel="00AA5C56">
          <w:rPr>
            <w:noProof/>
            <w:webHidden/>
          </w:rPr>
          <w:tab/>
        </w:r>
        <w:r w:rsidR="00AA5C56" w:rsidDel="00AA5C56">
          <w:rPr>
            <w:noProof/>
            <w:webHidden/>
          </w:rPr>
          <w:delText>14</w:delText>
        </w:r>
      </w:del>
    </w:p>
    <w:p w:rsidR="00C665F1" w:rsidDel="00AA5C56" w:rsidRDefault="00C665F1">
      <w:pPr>
        <w:pStyle w:val="TOC2"/>
        <w:rPr>
          <w:del w:id="267" w:author="Morgan McLeod" w:date="2016-03-04T12:00:00Z"/>
          <w:rFonts w:asciiTheme="minorHAnsi" w:eastAsiaTheme="minorEastAsia" w:hAnsiTheme="minorHAnsi" w:cstheme="minorBidi"/>
          <w:noProof/>
          <w:color w:val="auto"/>
          <w:u w:val="none"/>
        </w:rPr>
      </w:pPr>
      <w:del w:id="268" w:author="Morgan McLeod" w:date="2016-03-04T12:00:00Z">
        <w:r w:rsidRPr="00AA5C56" w:rsidDel="00AA5C56">
          <w:rPr>
            <w:noProof/>
            <w:rPrChange w:id="269" w:author="Morgan McLeod" w:date="2016-03-04T12:00:00Z">
              <w:rPr>
                <w:rStyle w:val="Hyperlink"/>
                <w:noProof/>
              </w:rPr>
            </w:rPrChange>
          </w:rPr>
          <w:delText>4.4</w:delText>
        </w:r>
        <w:r w:rsidDel="00AA5C56">
          <w:rPr>
            <w:rFonts w:asciiTheme="minorHAnsi" w:eastAsiaTheme="minorEastAsia" w:hAnsiTheme="minorHAnsi" w:cstheme="minorBidi"/>
            <w:noProof/>
            <w:color w:val="auto"/>
            <w:u w:val="none"/>
          </w:rPr>
          <w:tab/>
        </w:r>
        <w:r w:rsidRPr="00AA5C56" w:rsidDel="00AA5C56">
          <w:rPr>
            <w:noProof/>
            <w:rPrChange w:id="270" w:author="Morgan McLeod" w:date="2016-03-04T12:00:00Z">
              <w:rPr>
                <w:rStyle w:val="Hyperlink"/>
                <w:noProof/>
              </w:rPr>
            </w:rPrChange>
          </w:rPr>
          <w:delText>Amplitude Fit</w:delText>
        </w:r>
        <w:r w:rsidDel="00AA5C56">
          <w:rPr>
            <w:noProof/>
            <w:webHidden/>
          </w:rPr>
          <w:tab/>
        </w:r>
        <w:r w:rsidR="00AA5C56" w:rsidDel="00AA5C56">
          <w:rPr>
            <w:noProof/>
            <w:webHidden/>
          </w:rPr>
          <w:delText>15</w:delText>
        </w:r>
      </w:del>
    </w:p>
    <w:p w:rsidR="00C665F1" w:rsidDel="00AA5C56" w:rsidRDefault="00C665F1">
      <w:pPr>
        <w:pStyle w:val="TOC3"/>
        <w:rPr>
          <w:del w:id="271" w:author="Morgan McLeod" w:date="2016-03-04T12:00:00Z"/>
          <w:rFonts w:asciiTheme="minorHAnsi" w:eastAsiaTheme="minorEastAsia" w:hAnsiTheme="minorHAnsi" w:cstheme="minorBidi"/>
          <w:noProof/>
          <w:color w:val="auto"/>
          <w:u w:val="none"/>
        </w:rPr>
      </w:pPr>
      <w:del w:id="272" w:author="Morgan McLeod" w:date="2016-03-04T12:00:00Z">
        <w:r w:rsidRPr="00AA5C56" w:rsidDel="00AA5C56">
          <w:rPr>
            <w:noProof/>
            <w:rPrChange w:id="273" w:author="Morgan McLeod" w:date="2016-03-04T12:00:00Z">
              <w:rPr>
                <w:rStyle w:val="Hyperlink"/>
                <w:noProof/>
              </w:rPr>
            </w:rPrChange>
          </w:rPr>
          <w:delText>4.4.1</w:delText>
        </w:r>
        <w:r w:rsidDel="00AA5C56">
          <w:rPr>
            <w:rFonts w:asciiTheme="minorHAnsi" w:eastAsiaTheme="minorEastAsia" w:hAnsiTheme="minorHAnsi" w:cstheme="minorBidi"/>
            <w:noProof/>
            <w:color w:val="auto"/>
            <w:u w:val="none"/>
          </w:rPr>
          <w:tab/>
        </w:r>
        <w:r w:rsidRPr="00AA5C56" w:rsidDel="00AA5C56">
          <w:rPr>
            <w:noProof/>
            <w:rPrChange w:id="274" w:author="Morgan McLeod" w:date="2016-03-04T12:00:00Z">
              <w:rPr>
                <w:rStyle w:val="Hyperlink"/>
                <w:noProof/>
              </w:rPr>
            </w:rPrChange>
          </w:rPr>
          <w:delText>Band 1</w:delText>
        </w:r>
        <w:r w:rsidDel="00AA5C56">
          <w:rPr>
            <w:noProof/>
            <w:webHidden/>
          </w:rPr>
          <w:tab/>
        </w:r>
        <w:r w:rsidR="00AA5C56" w:rsidDel="00AA5C56">
          <w:rPr>
            <w:noProof/>
            <w:webHidden/>
          </w:rPr>
          <w:delText>15</w:delText>
        </w:r>
      </w:del>
    </w:p>
    <w:p w:rsidR="00C665F1" w:rsidDel="00AA5C56" w:rsidRDefault="00C665F1">
      <w:pPr>
        <w:pStyle w:val="TOC3"/>
        <w:rPr>
          <w:del w:id="275" w:author="Morgan McLeod" w:date="2016-03-04T12:00:00Z"/>
          <w:rFonts w:asciiTheme="minorHAnsi" w:eastAsiaTheme="minorEastAsia" w:hAnsiTheme="minorHAnsi" w:cstheme="minorBidi"/>
          <w:noProof/>
          <w:color w:val="auto"/>
          <w:u w:val="none"/>
        </w:rPr>
      </w:pPr>
      <w:del w:id="276" w:author="Morgan McLeod" w:date="2016-03-04T12:00:00Z">
        <w:r w:rsidRPr="00AA5C56" w:rsidDel="00AA5C56">
          <w:rPr>
            <w:noProof/>
            <w:rPrChange w:id="277" w:author="Morgan McLeod" w:date="2016-03-04T12:00:00Z">
              <w:rPr>
                <w:rStyle w:val="Hyperlink"/>
                <w:noProof/>
              </w:rPr>
            </w:rPrChange>
          </w:rPr>
          <w:delText>4.4.2</w:delText>
        </w:r>
        <w:r w:rsidDel="00AA5C56">
          <w:rPr>
            <w:rFonts w:asciiTheme="minorHAnsi" w:eastAsiaTheme="minorEastAsia" w:hAnsiTheme="minorHAnsi" w:cstheme="minorBidi"/>
            <w:noProof/>
            <w:color w:val="auto"/>
            <w:u w:val="none"/>
          </w:rPr>
          <w:tab/>
        </w:r>
        <w:r w:rsidRPr="00AA5C56" w:rsidDel="00AA5C56">
          <w:rPr>
            <w:noProof/>
            <w:rPrChange w:id="278" w:author="Morgan McLeod" w:date="2016-03-04T12:00:00Z">
              <w:rPr>
                <w:rStyle w:val="Hyperlink"/>
                <w:noProof/>
              </w:rPr>
            </w:rPrChange>
          </w:rPr>
          <w:delText>Band 2</w:delText>
        </w:r>
        <w:r w:rsidDel="00AA5C56">
          <w:rPr>
            <w:noProof/>
            <w:webHidden/>
          </w:rPr>
          <w:tab/>
        </w:r>
        <w:r w:rsidR="00AA5C56" w:rsidDel="00AA5C56">
          <w:rPr>
            <w:noProof/>
            <w:webHidden/>
          </w:rPr>
          <w:delText>16</w:delText>
        </w:r>
      </w:del>
    </w:p>
    <w:p w:rsidR="00C665F1" w:rsidDel="00AA5C56" w:rsidRDefault="00C665F1">
      <w:pPr>
        <w:pStyle w:val="TOC3"/>
        <w:rPr>
          <w:del w:id="279" w:author="Morgan McLeod" w:date="2016-03-04T12:00:00Z"/>
          <w:rFonts w:asciiTheme="minorHAnsi" w:eastAsiaTheme="minorEastAsia" w:hAnsiTheme="minorHAnsi" w:cstheme="minorBidi"/>
          <w:noProof/>
          <w:color w:val="auto"/>
          <w:u w:val="none"/>
        </w:rPr>
      </w:pPr>
      <w:del w:id="280" w:author="Morgan McLeod" w:date="2016-03-04T12:00:00Z">
        <w:r w:rsidRPr="00AA5C56" w:rsidDel="00AA5C56">
          <w:rPr>
            <w:noProof/>
            <w:rPrChange w:id="281" w:author="Morgan McLeod" w:date="2016-03-04T12:00:00Z">
              <w:rPr>
                <w:rStyle w:val="Hyperlink"/>
                <w:noProof/>
              </w:rPr>
            </w:rPrChange>
          </w:rPr>
          <w:delText>4.4.3</w:delText>
        </w:r>
        <w:r w:rsidDel="00AA5C56">
          <w:rPr>
            <w:rFonts w:asciiTheme="minorHAnsi" w:eastAsiaTheme="minorEastAsia" w:hAnsiTheme="minorHAnsi" w:cstheme="minorBidi"/>
            <w:noProof/>
            <w:color w:val="auto"/>
            <w:u w:val="none"/>
          </w:rPr>
          <w:tab/>
        </w:r>
        <w:r w:rsidRPr="00AA5C56" w:rsidDel="00AA5C56">
          <w:rPr>
            <w:noProof/>
            <w:rPrChange w:id="282" w:author="Morgan McLeod" w:date="2016-03-04T12:00:00Z">
              <w:rPr>
                <w:rStyle w:val="Hyperlink"/>
                <w:noProof/>
              </w:rPr>
            </w:rPrChange>
          </w:rPr>
          <w:delText>Band 6</w:delText>
        </w:r>
        <w:r w:rsidDel="00AA5C56">
          <w:rPr>
            <w:noProof/>
            <w:webHidden/>
          </w:rPr>
          <w:tab/>
        </w:r>
        <w:r w:rsidR="00AA5C56" w:rsidDel="00AA5C56">
          <w:rPr>
            <w:noProof/>
            <w:webHidden/>
          </w:rPr>
          <w:delText>17</w:delText>
        </w:r>
      </w:del>
    </w:p>
    <w:p w:rsidR="00C665F1" w:rsidDel="00AA5C56" w:rsidRDefault="00C665F1">
      <w:pPr>
        <w:pStyle w:val="TOC2"/>
        <w:rPr>
          <w:del w:id="283" w:author="Morgan McLeod" w:date="2016-03-04T12:00:00Z"/>
          <w:rFonts w:asciiTheme="minorHAnsi" w:eastAsiaTheme="minorEastAsia" w:hAnsiTheme="minorHAnsi" w:cstheme="minorBidi"/>
          <w:noProof/>
          <w:color w:val="auto"/>
          <w:u w:val="none"/>
        </w:rPr>
      </w:pPr>
      <w:del w:id="284" w:author="Morgan McLeod" w:date="2016-03-04T12:00:00Z">
        <w:r w:rsidRPr="00AA5C56" w:rsidDel="00AA5C56">
          <w:rPr>
            <w:noProof/>
            <w:rPrChange w:id="285" w:author="Morgan McLeod" w:date="2016-03-04T12:00:00Z">
              <w:rPr>
                <w:rStyle w:val="Hyperlink"/>
                <w:noProof/>
              </w:rPr>
            </w:rPrChange>
          </w:rPr>
          <w:delText>4.5</w:delText>
        </w:r>
        <w:r w:rsidDel="00AA5C56">
          <w:rPr>
            <w:rFonts w:asciiTheme="minorHAnsi" w:eastAsiaTheme="minorEastAsia" w:hAnsiTheme="minorHAnsi" w:cstheme="minorBidi"/>
            <w:noProof/>
            <w:color w:val="auto"/>
            <w:u w:val="none"/>
          </w:rPr>
          <w:tab/>
        </w:r>
        <w:r w:rsidRPr="00AA5C56" w:rsidDel="00AA5C56">
          <w:rPr>
            <w:noProof/>
            <w:rPrChange w:id="286" w:author="Morgan McLeod" w:date="2016-03-04T12:00:00Z">
              <w:rPr>
                <w:rStyle w:val="Hyperlink"/>
                <w:noProof/>
              </w:rPr>
            </w:rPrChange>
          </w:rPr>
          <w:delText>Defocus efficiency and Subreflector Shift</w:delText>
        </w:r>
        <w:r w:rsidDel="00AA5C56">
          <w:rPr>
            <w:noProof/>
            <w:webHidden/>
          </w:rPr>
          <w:tab/>
        </w:r>
        <w:r w:rsidR="00AA5C56" w:rsidDel="00AA5C56">
          <w:rPr>
            <w:noProof/>
            <w:webHidden/>
          </w:rPr>
          <w:delText>17</w:delText>
        </w:r>
      </w:del>
    </w:p>
    <w:p w:rsidR="00C665F1" w:rsidDel="00AA5C56" w:rsidRDefault="00C665F1">
      <w:pPr>
        <w:pStyle w:val="TOC3"/>
        <w:rPr>
          <w:del w:id="287" w:author="Morgan McLeod" w:date="2016-03-04T12:00:00Z"/>
          <w:rFonts w:asciiTheme="minorHAnsi" w:eastAsiaTheme="minorEastAsia" w:hAnsiTheme="minorHAnsi" w:cstheme="minorBidi"/>
          <w:noProof/>
          <w:color w:val="auto"/>
          <w:u w:val="none"/>
        </w:rPr>
      </w:pPr>
      <w:del w:id="288" w:author="Morgan McLeod" w:date="2016-03-04T12:00:00Z">
        <w:r w:rsidRPr="00AA5C56" w:rsidDel="00AA5C56">
          <w:rPr>
            <w:noProof/>
            <w:rPrChange w:id="289" w:author="Morgan McLeod" w:date="2016-03-04T12:00:00Z">
              <w:rPr>
                <w:rStyle w:val="Hyperlink"/>
                <w:noProof/>
              </w:rPr>
            </w:rPrChange>
          </w:rPr>
          <w:delText>4.5.1</w:delText>
        </w:r>
        <w:r w:rsidDel="00AA5C56">
          <w:rPr>
            <w:rFonts w:asciiTheme="minorHAnsi" w:eastAsiaTheme="minorEastAsia" w:hAnsiTheme="minorHAnsi" w:cstheme="minorBidi"/>
            <w:noProof/>
            <w:color w:val="auto"/>
            <w:u w:val="none"/>
          </w:rPr>
          <w:tab/>
        </w:r>
        <w:r w:rsidRPr="00AA5C56" w:rsidDel="00AA5C56">
          <w:rPr>
            <w:noProof/>
            <w:rPrChange w:id="290" w:author="Morgan McLeod" w:date="2016-03-04T12:00:00Z">
              <w:rPr>
                <w:rStyle w:val="Hyperlink"/>
                <w:noProof/>
              </w:rPr>
            </w:rPrChange>
          </w:rPr>
          <w:delText>Band 1</w:delText>
        </w:r>
        <w:r w:rsidDel="00AA5C56">
          <w:rPr>
            <w:noProof/>
            <w:webHidden/>
          </w:rPr>
          <w:tab/>
        </w:r>
        <w:r w:rsidR="00AA5C56" w:rsidDel="00AA5C56">
          <w:rPr>
            <w:noProof/>
            <w:webHidden/>
          </w:rPr>
          <w:delText>18</w:delText>
        </w:r>
      </w:del>
    </w:p>
    <w:p w:rsidR="00C665F1" w:rsidDel="00AA5C56" w:rsidRDefault="00C665F1">
      <w:pPr>
        <w:pStyle w:val="TOC3"/>
        <w:rPr>
          <w:del w:id="291" w:author="Morgan McLeod" w:date="2016-03-04T12:00:00Z"/>
          <w:rFonts w:asciiTheme="minorHAnsi" w:eastAsiaTheme="minorEastAsia" w:hAnsiTheme="minorHAnsi" w:cstheme="minorBidi"/>
          <w:noProof/>
          <w:color w:val="auto"/>
          <w:u w:val="none"/>
        </w:rPr>
      </w:pPr>
      <w:del w:id="292" w:author="Morgan McLeod" w:date="2016-03-04T12:00:00Z">
        <w:r w:rsidRPr="00AA5C56" w:rsidDel="00AA5C56">
          <w:rPr>
            <w:noProof/>
            <w:rPrChange w:id="293" w:author="Morgan McLeod" w:date="2016-03-04T12:00:00Z">
              <w:rPr>
                <w:rStyle w:val="Hyperlink"/>
                <w:noProof/>
              </w:rPr>
            </w:rPrChange>
          </w:rPr>
          <w:delText>4.5.2</w:delText>
        </w:r>
        <w:r w:rsidDel="00AA5C56">
          <w:rPr>
            <w:rFonts w:asciiTheme="minorHAnsi" w:eastAsiaTheme="minorEastAsia" w:hAnsiTheme="minorHAnsi" w:cstheme="minorBidi"/>
            <w:noProof/>
            <w:color w:val="auto"/>
            <w:u w:val="none"/>
          </w:rPr>
          <w:tab/>
        </w:r>
        <w:r w:rsidRPr="00AA5C56" w:rsidDel="00AA5C56">
          <w:rPr>
            <w:noProof/>
            <w:rPrChange w:id="294" w:author="Morgan McLeod" w:date="2016-03-04T12:00:00Z">
              <w:rPr>
                <w:rStyle w:val="Hyperlink"/>
                <w:noProof/>
              </w:rPr>
            </w:rPrChange>
          </w:rPr>
          <w:delText>Band 2</w:delText>
        </w:r>
        <w:r w:rsidDel="00AA5C56">
          <w:rPr>
            <w:noProof/>
            <w:webHidden/>
          </w:rPr>
          <w:tab/>
        </w:r>
        <w:r w:rsidR="00AA5C56" w:rsidDel="00AA5C56">
          <w:rPr>
            <w:noProof/>
            <w:webHidden/>
          </w:rPr>
          <w:delText>19</w:delText>
        </w:r>
      </w:del>
    </w:p>
    <w:p w:rsidR="00C665F1" w:rsidDel="00AA5C56" w:rsidRDefault="00C665F1">
      <w:pPr>
        <w:pStyle w:val="TOC3"/>
        <w:rPr>
          <w:del w:id="295" w:author="Morgan McLeod" w:date="2016-03-04T12:00:00Z"/>
          <w:rFonts w:asciiTheme="minorHAnsi" w:eastAsiaTheme="minorEastAsia" w:hAnsiTheme="minorHAnsi" w:cstheme="minorBidi"/>
          <w:noProof/>
          <w:color w:val="auto"/>
          <w:u w:val="none"/>
        </w:rPr>
      </w:pPr>
      <w:del w:id="296" w:author="Morgan McLeod" w:date="2016-03-04T12:00:00Z">
        <w:r w:rsidRPr="00AA5C56" w:rsidDel="00AA5C56">
          <w:rPr>
            <w:noProof/>
            <w:rPrChange w:id="297" w:author="Morgan McLeod" w:date="2016-03-04T12:00:00Z">
              <w:rPr>
                <w:rStyle w:val="Hyperlink"/>
                <w:noProof/>
              </w:rPr>
            </w:rPrChange>
          </w:rPr>
          <w:delText>4.5.3</w:delText>
        </w:r>
        <w:r w:rsidDel="00AA5C56">
          <w:rPr>
            <w:rFonts w:asciiTheme="minorHAnsi" w:eastAsiaTheme="minorEastAsia" w:hAnsiTheme="minorHAnsi" w:cstheme="minorBidi"/>
            <w:noProof/>
            <w:color w:val="auto"/>
            <w:u w:val="none"/>
          </w:rPr>
          <w:tab/>
        </w:r>
        <w:r w:rsidRPr="00AA5C56" w:rsidDel="00AA5C56">
          <w:rPr>
            <w:noProof/>
            <w:rPrChange w:id="298" w:author="Morgan McLeod" w:date="2016-03-04T12:00:00Z">
              <w:rPr>
                <w:rStyle w:val="Hyperlink"/>
                <w:noProof/>
              </w:rPr>
            </w:rPrChange>
          </w:rPr>
          <w:delText>Band 6</w:delText>
        </w:r>
        <w:r w:rsidDel="00AA5C56">
          <w:rPr>
            <w:noProof/>
            <w:webHidden/>
          </w:rPr>
          <w:tab/>
        </w:r>
        <w:r w:rsidR="00AA5C56" w:rsidDel="00AA5C56">
          <w:rPr>
            <w:noProof/>
            <w:webHidden/>
          </w:rPr>
          <w:delText>20</w:delText>
        </w:r>
      </w:del>
    </w:p>
    <w:p w:rsidR="00C665F1" w:rsidDel="00AA5C56" w:rsidRDefault="00C665F1">
      <w:pPr>
        <w:pStyle w:val="TOC2"/>
        <w:rPr>
          <w:del w:id="299" w:author="Morgan McLeod" w:date="2016-03-04T12:00:00Z"/>
          <w:rFonts w:asciiTheme="minorHAnsi" w:eastAsiaTheme="minorEastAsia" w:hAnsiTheme="minorHAnsi" w:cstheme="minorBidi"/>
          <w:noProof/>
          <w:color w:val="auto"/>
          <w:u w:val="none"/>
        </w:rPr>
      </w:pPr>
      <w:del w:id="300" w:author="Morgan McLeod" w:date="2016-03-04T12:00:00Z">
        <w:r w:rsidRPr="00AA5C56" w:rsidDel="00AA5C56">
          <w:rPr>
            <w:noProof/>
            <w:rPrChange w:id="301" w:author="Morgan McLeod" w:date="2016-03-04T12:00:00Z">
              <w:rPr>
                <w:rStyle w:val="Hyperlink"/>
                <w:noProof/>
              </w:rPr>
            </w:rPrChange>
          </w:rPr>
          <w:delText>4.6</w:delText>
        </w:r>
        <w:r w:rsidDel="00AA5C56">
          <w:rPr>
            <w:rFonts w:asciiTheme="minorHAnsi" w:eastAsiaTheme="minorEastAsia" w:hAnsiTheme="minorHAnsi" w:cstheme="minorBidi"/>
            <w:noProof/>
            <w:color w:val="auto"/>
            <w:u w:val="none"/>
          </w:rPr>
          <w:tab/>
        </w:r>
        <w:r w:rsidRPr="00AA5C56" w:rsidDel="00AA5C56">
          <w:rPr>
            <w:noProof/>
            <w:rPrChange w:id="302" w:author="Morgan McLeod" w:date="2016-03-04T12:00:00Z">
              <w:rPr>
                <w:rStyle w:val="Hyperlink"/>
                <w:noProof/>
              </w:rPr>
            </w:rPrChange>
          </w:rPr>
          <w:delText>Total Aperture efficiency</w:delText>
        </w:r>
        <w:r w:rsidDel="00AA5C56">
          <w:rPr>
            <w:noProof/>
            <w:webHidden/>
          </w:rPr>
          <w:tab/>
        </w:r>
        <w:r w:rsidR="00AA5C56" w:rsidDel="00AA5C56">
          <w:rPr>
            <w:noProof/>
            <w:webHidden/>
          </w:rPr>
          <w:delText>20</w:delText>
        </w:r>
      </w:del>
    </w:p>
    <w:p w:rsidR="00C665F1" w:rsidDel="00AA5C56" w:rsidRDefault="00C665F1">
      <w:pPr>
        <w:pStyle w:val="TOC3"/>
        <w:rPr>
          <w:del w:id="303" w:author="Morgan McLeod" w:date="2016-03-04T12:00:00Z"/>
          <w:rFonts w:asciiTheme="minorHAnsi" w:eastAsiaTheme="minorEastAsia" w:hAnsiTheme="minorHAnsi" w:cstheme="minorBidi"/>
          <w:noProof/>
          <w:color w:val="auto"/>
          <w:u w:val="none"/>
        </w:rPr>
      </w:pPr>
      <w:del w:id="304" w:author="Morgan McLeod" w:date="2016-03-04T12:00:00Z">
        <w:r w:rsidRPr="00AA5C56" w:rsidDel="00AA5C56">
          <w:rPr>
            <w:noProof/>
            <w:rPrChange w:id="305" w:author="Morgan McLeod" w:date="2016-03-04T12:00:00Z">
              <w:rPr>
                <w:rStyle w:val="Hyperlink"/>
                <w:noProof/>
              </w:rPr>
            </w:rPrChange>
          </w:rPr>
          <w:delText>4.6.1</w:delText>
        </w:r>
        <w:r w:rsidDel="00AA5C56">
          <w:rPr>
            <w:rFonts w:asciiTheme="minorHAnsi" w:eastAsiaTheme="minorEastAsia" w:hAnsiTheme="minorHAnsi" w:cstheme="minorBidi"/>
            <w:noProof/>
            <w:color w:val="auto"/>
            <w:u w:val="none"/>
          </w:rPr>
          <w:tab/>
        </w:r>
        <w:r w:rsidRPr="00AA5C56" w:rsidDel="00AA5C56">
          <w:rPr>
            <w:noProof/>
            <w:rPrChange w:id="306" w:author="Morgan McLeod" w:date="2016-03-04T12:00:00Z">
              <w:rPr>
                <w:rStyle w:val="Hyperlink"/>
                <w:noProof/>
              </w:rPr>
            </w:rPrChange>
          </w:rPr>
          <w:delText>Band 1</w:delText>
        </w:r>
        <w:r w:rsidDel="00AA5C56">
          <w:rPr>
            <w:noProof/>
            <w:webHidden/>
          </w:rPr>
          <w:tab/>
        </w:r>
        <w:r w:rsidR="00AA5C56" w:rsidDel="00AA5C56">
          <w:rPr>
            <w:noProof/>
            <w:webHidden/>
          </w:rPr>
          <w:delText>20</w:delText>
        </w:r>
      </w:del>
    </w:p>
    <w:p w:rsidR="00C665F1" w:rsidDel="00AA5C56" w:rsidRDefault="00C665F1">
      <w:pPr>
        <w:pStyle w:val="TOC3"/>
        <w:rPr>
          <w:del w:id="307" w:author="Morgan McLeod" w:date="2016-03-04T12:00:00Z"/>
          <w:rFonts w:asciiTheme="minorHAnsi" w:eastAsiaTheme="minorEastAsia" w:hAnsiTheme="minorHAnsi" w:cstheme="minorBidi"/>
          <w:noProof/>
          <w:color w:val="auto"/>
          <w:u w:val="none"/>
        </w:rPr>
      </w:pPr>
      <w:del w:id="308" w:author="Morgan McLeod" w:date="2016-03-04T12:00:00Z">
        <w:r w:rsidRPr="00AA5C56" w:rsidDel="00AA5C56">
          <w:rPr>
            <w:noProof/>
            <w:rPrChange w:id="309" w:author="Morgan McLeod" w:date="2016-03-04T12:00:00Z">
              <w:rPr>
                <w:rStyle w:val="Hyperlink"/>
                <w:noProof/>
              </w:rPr>
            </w:rPrChange>
          </w:rPr>
          <w:delText>4.6.2</w:delText>
        </w:r>
        <w:r w:rsidDel="00AA5C56">
          <w:rPr>
            <w:rFonts w:asciiTheme="minorHAnsi" w:eastAsiaTheme="minorEastAsia" w:hAnsiTheme="minorHAnsi" w:cstheme="minorBidi"/>
            <w:noProof/>
            <w:color w:val="auto"/>
            <w:u w:val="none"/>
          </w:rPr>
          <w:tab/>
        </w:r>
        <w:r w:rsidRPr="00AA5C56" w:rsidDel="00AA5C56">
          <w:rPr>
            <w:noProof/>
            <w:rPrChange w:id="310" w:author="Morgan McLeod" w:date="2016-03-04T12:00:00Z">
              <w:rPr>
                <w:rStyle w:val="Hyperlink"/>
                <w:noProof/>
              </w:rPr>
            </w:rPrChange>
          </w:rPr>
          <w:delText>Band 2</w:delText>
        </w:r>
        <w:r w:rsidDel="00AA5C56">
          <w:rPr>
            <w:noProof/>
            <w:webHidden/>
          </w:rPr>
          <w:tab/>
        </w:r>
        <w:r w:rsidR="00AA5C56" w:rsidDel="00AA5C56">
          <w:rPr>
            <w:noProof/>
            <w:webHidden/>
          </w:rPr>
          <w:delText>21</w:delText>
        </w:r>
      </w:del>
    </w:p>
    <w:p w:rsidR="00C665F1" w:rsidDel="00AA5C56" w:rsidRDefault="00C665F1">
      <w:pPr>
        <w:pStyle w:val="TOC3"/>
        <w:rPr>
          <w:del w:id="311" w:author="Morgan McLeod" w:date="2016-03-04T12:00:00Z"/>
          <w:rFonts w:asciiTheme="minorHAnsi" w:eastAsiaTheme="minorEastAsia" w:hAnsiTheme="minorHAnsi" w:cstheme="minorBidi"/>
          <w:noProof/>
          <w:color w:val="auto"/>
          <w:u w:val="none"/>
        </w:rPr>
      </w:pPr>
      <w:del w:id="312" w:author="Morgan McLeod" w:date="2016-03-04T12:00:00Z">
        <w:r w:rsidRPr="00AA5C56" w:rsidDel="00AA5C56">
          <w:rPr>
            <w:noProof/>
            <w:rPrChange w:id="313" w:author="Morgan McLeod" w:date="2016-03-04T12:00:00Z">
              <w:rPr>
                <w:rStyle w:val="Hyperlink"/>
                <w:noProof/>
              </w:rPr>
            </w:rPrChange>
          </w:rPr>
          <w:delText>4.6.3</w:delText>
        </w:r>
        <w:r w:rsidDel="00AA5C56">
          <w:rPr>
            <w:rFonts w:asciiTheme="minorHAnsi" w:eastAsiaTheme="minorEastAsia" w:hAnsiTheme="minorHAnsi" w:cstheme="minorBidi"/>
            <w:noProof/>
            <w:color w:val="auto"/>
            <w:u w:val="none"/>
          </w:rPr>
          <w:tab/>
        </w:r>
        <w:r w:rsidRPr="00AA5C56" w:rsidDel="00AA5C56">
          <w:rPr>
            <w:noProof/>
            <w:rPrChange w:id="314" w:author="Morgan McLeod" w:date="2016-03-04T12:00:00Z">
              <w:rPr>
                <w:rStyle w:val="Hyperlink"/>
                <w:noProof/>
              </w:rPr>
            </w:rPrChange>
          </w:rPr>
          <w:delText>Band 6</w:delText>
        </w:r>
        <w:r w:rsidDel="00AA5C56">
          <w:rPr>
            <w:noProof/>
            <w:webHidden/>
          </w:rPr>
          <w:tab/>
        </w:r>
        <w:r w:rsidR="00AA5C56" w:rsidDel="00AA5C56">
          <w:rPr>
            <w:noProof/>
            <w:webHidden/>
          </w:rPr>
          <w:delText>21</w:delText>
        </w:r>
      </w:del>
    </w:p>
    <w:p w:rsidR="00C665F1" w:rsidDel="00AA5C56" w:rsidRDefault="00C665F1">
      <w:pPr>
        <w:pStyle w:val="TOC2"/>
        <w:rPr>
          <w:del w:id="315" w:author="Morgan McLeod" w:date="2016-03-04T12:00:00Z"/>
          <w:rFonts w:asciiTheme="minorHAnsi" w:eastAsiaTheme="minorEastAsia" w:hAnsiTheme="minorHAnsi" w:cstheme="minorBidi"/>
          <w:noProof/>
          <w:color w:val="auto"/>
          <w:u w:val="none"/>
        </w:rPr>
      </w:pPr>
      <w:del w:id="316" w:author="Morgan McLeod" w:date="2016-03-04T12:00:00Z">
        <w:r w:rsidRPr="00AA5C56" w:rsidDel="00AA5C56">
          <w:rPr>
            <w:noProof/>
            <w:rPrChange w:id="317" w:author="Morgan McLeod" w:date="2016-03-04T12:00:00Z">
              <w:rPr>
                <w:rStyle w:val="Hyperlink"/>
                <w:noProof/>
              </w:rPr>
            </w:rPrChange>
          </w:rPr>
          <w:delText>4.7</w:delText>
        </w:r>
        <w:r w:rsidDel="00AA5C56">
          <w:rPr>
            <w:rFonts w:asciiTheme="minorHAnsi" w:eastAsiaTheme="minorEastAsia" w:hAnsiTheme="minorHAnsi" w:cstheme="minorBidi"/>
            <w:noProof/>
            <w:color w:val="auto"/>
            <w:u w:val="none"/>
          </w:rPr>
          <w:tab/>
        </w:r>
        <w:r w:rsidRPr="00AA5C56" w:rsidDel="00AA5C56">
          <w:rPr>
            <w:noProof/>
            <w:rPrChange w:id="318" w:author="Morgan McLeod" w:date="2016-03-04T12:00:00Z">
              <w:rPr>
                <w:rStyle w:val="Hyperlink"/>
                <w:noProof/>
              </w:rPr>
            </w:rPrChange>
          </w:rPr>
          <w:delText>Beam Squint and Phase Center Correction</w:delText>
        </w:r>
        <w:r w:rsidDel="00AA5C56">
          <w:rPr>
            <w:noProof/>
            <w:webHidden/>
          </w:rPr>
          <w:tab/>
        </w:r>
        <w:r w:rsidR="00AA5C56" w:rsidDel="00AA5C56">
          <w:rPr>
            <w:noProof/>
            <w:webHidden/>
          </w:rPr>
          <w:delText>21</w:delText>
        </w:r>
      </w:del>
    </w:p>
    <w:p w:rsidR="00C665F1" w:rsidDel="00AA5C56" w:rsidRDefault="00C665F1">
      <w:pPr>
        <w:pStyle w:val="TOC3"/>
        <w:rPr>
          <w:del w:id="319" w:author="Morgan McLeod" w:date="2016-03-04T12:00:00Z"/>
          <w:rFonts w:asciiTheme="minorHAnsi" w:eastAsiaTheme="minorEastAsia" w:hAnsiTheme="minorHAnsi" w:cstheme="minorBidi"/>
          <w:noProof/>
          <w:color w:val="auto"/>
          <w:u w:val="none"/>
        </w:rPr>
      </w:pPr>
      <w:del w:id="320" w:author="Morgan McLeod" w:date="2016-03-04T12:00:00Z">
        <w:r w:rsidRPr="00AA5C56" w:rsidDel="00AA5C56">
          <w:rPr>
            <w:noProof/>
            <w:rPrChange w:id="321" w:author="Morgan McLeod" w:date="2016-03-04T12:00:00Z">
              <w:rPr>
                <w:rStyle w:val="Hyperlink"/>
                <w:noProof/>
              </w:rPr>
            </w:rPrChange>
          </w:rPr>
          <w:delText>4.7.1</w:delText>
        </w:r>
        <w:r w:rsidDel="00AA5C56">
          <w:rPr>
            <w:rFonts w:asciiTheme="minorHAnsi" w:eastAsiaTheme="minorEastAsia" w:hAnsiTheme="minorHAnsi" w:cstheme="minorBidi"/>
            <w:noProof/>
            <w:color w:val="auto"/>
            <w:u w:val="none"/>
          </w:rPr>
          <w:tab/>
        </w:r>
        <w:r w:rsidRPr="00AA5C56" w:rsidDel="00AA5C56">
          <w:rPr>
            <w:noProof/>
            <w:rPrChange w:id="322" w:author="Morgan McLeod" w:date="2016-03-04T12:00:00Z">
              <w:rPr>
                <w:rStyle w:val="Hyperlink"/>
                <w:noProof/>
              </w:rPr>
            </w:rPrChange>
          </w:rPr>
          <w:delText>Band 2</w:delText>
        </w:r>
        <w:r w:rsidDel="00AA5C56">
          <w:rPr>
            <w:noProof/>
            <w:webHidden/>
          </w:rPr>
          <w:tab/>
        </w:r>
        <w:r w:rsidR="00AA5C56" w:rsidDel="00AA5C56">
          <w:rPr>
            <w:noProof/>
            <w:webHidden/>
          </w:rPr>
          <w:delText>22</w:delText>
        </w:r>
      </w:del>
    </w:p>
    <w:p w:rsidR="00C665F1" w:rsidDel="00AA5C56" w:rsidRDefault="00C665F1">
      <w:pPr>
        <w:pStyle w:val="TOC3"/>
        <w:rPr>
          <w:del w:id="323" w:author="Morgan McLeod" w:date="2016-03-04T12:00:00Z"/>
          <w:rFonts w:asciiTheme="minorHAnsi" w:eastAsiaTheme="minorEastAsia" w:hAnsiTheme="minorHAnsi" w:cstheme="minorBidi"/>
          <w:noProof/>
          <w:color w:val="auto"/>
          <w:u w:val="none"/>
        </w:rPr>
      </w:pPr>
      <w:del w:id="324" w:author="Morgan McLeod" w:date="2016-03-04T12:00:00Z">
        <w:r w:rsidRPr="00AA5C56" w:rsidDel="00AA5C56">
          <w:rPr>
            <w:noProof/>
            <w:rPrChange w:id="325" w:author="Morgan McLeod" w:date="2016-03-04T12:00:00Z">
              <w:rPr>
                <w:rStyle w:val="Hyperlink"/>
                <w:noProof/>
              </w:rPr>
            </w:rPrChange>
          </w:rPr>
          <w:delText>4.7.2</w:delText>
        </w:r>
        <w:r w:rsidDel="00AA5C56">
          <w:rPr>
            <w:rFonts w:asciiTheme="minorHAnsi" w:eastAsiaTheme="minorEastAsia" w:hAnsiTheme="minorHAnsi" w:cstheme="minorBidi"/>
            <w:noProof/>
            <w:color w:val="auto"/>
            <w:u w:val="none"/>
          </w:rPr>
          <w:tab/>
        </w:r>
        <w:r w:rsidRPr="00AA5C56" w:rsidDel="00AA5C56">
          <w:rPr>
            <w:noProof/>
            <w:rPrChange w:id="326" w:author="Morgan McLeod" w:date="2016-03-04T12:00:00Z">
              <w:rPr>
                <w:rStyle w:val="Hyperlink"/>
                <w:noProof/>
              </w:rPr>
            </w:rPrChange>
          </w:rPr>
          <w:delText>Band 6</w:delText>
        </w:r>
        <w:r w:rsidDel="00AA5C56">
          <w:rPr>
            <w:noProof/>
            <w:webHidden/>
          </w:rPr>
          <w:tab/>
        </w:r>
        <w:r w:rsidR="00AA5C56" w:rsidDel="00AA5C56">
          <w:rPr>
            <w:noProof/>
            <w:webHidden/>
          </w:rPr>
          <w:delText>22</w:delText>
        </w:r>
      </w:del>
    </w:p>
    <w:p w:rsidR="00C665F1" w:rsidDel="00AA5C56" w:rsidRDefault="00C665F1">
      <w:pPr>
        <w:pStyle w:val="TOC2"/>
        <w:rPr>
          <w:del w:id="327" w:author="Morgan McLeod" w:date="2016-03-04T12:00:00Z"/>
          <w:rFonts w:asciiTheme="minorHAnsi" w:eastAsiaTheme="minorEastAsia" w:hAnsiTheme="minorHAnsi" w:cstheme="minorBidi"/>
          <w:noProof/>
          <w:color w:val="auto"/>
          <w:u w:val="none"/>
        </w:rPr>
      </w:pPr>
      <w:del w:id="328" w:author="Morgan McLeod" w:date="2016-03-04T12:00:00Z">
        <w:r w:rsidRPr="00AA5C56" w:rsidDel="00AA5C56">
          <w:rPr>
            <w:noProof/>
            <w:rPrChange w:id="329" w:author="Morgan McLeod" w:date="2016-03-04T12:00:00Z">
              <w:rPr>
                <w:rStyle w:val="Hyperlink"/>
                <w:noProof/>
              </w:rPr>
            </w:rPrChange>
          </w:rPr>
          <w:delText>4.8</w:delText>
        </w:r>
        <w:r w:rsidDel="00AA5C56">
          <w:rPr>
            <w:rFonts w:asciiTheme="minorHAnsi" w:eastAsiaTheme="minorEastAsia" w:hAnsiTheme="minorHAnsi" w:cstheme="minorBidi"/>
            <w:noProof/>
            <w:color w:val="auto"/>
            <w:u w:val="none"/>
          </w:rPr>
          <w:tab/>
        </w:r>
        <w:r w:rsidRPr="00AA5C56" w:rsidDel="00AA5C56">
          <w:rPr>
            <w:noProof/>
            <w:rPrChange w:id="330" w:author="Morgan McLeod" w:date="2016-03-04T12:00:00Z">
              <w:rPr>
                <w:rStyle w:val="Hyperlink"/>
                <w:noProof/>
              </w:rPr>
            </w:rPrChange>
          </w:rPr>
          <w:delText>Amplitude and Phase plots</w:delText>
        </w:r>
        <w:r w:rsidDel="00AA5C56">
          <w:rPr>
            <w:noProof/>
            <w:webHidden/>
          </w:rPr>
          <w:tab/>
        </w:r>
        <w:r w:rsidR="00AA5C56" w:rsidDel="00AA5C56">
          <w:rPr>
            <w:noProof/>
            <w:webHidden/>
          </w:rPr>
          <w:delText>22</w:delText>
        </w:r>
      </w:del>
    </w:p>
    <w:p w:rsidR="00C665F1" w:rsidDel="00AA5C56" w:rsidRDefault="00C665F1">
      <w:pPr>
        <w:pStyle w:val="TOC3"/>
        <w:rPr>
          <w:del w:id="331" w:author="Morgan McLeod" w:date="2016-03-04T12:00:00Z"/>
          <w:rFonts w:asciiTheme="minorHAnsi" w:eastAsiaTheme="minorEastAsia" w:hAnsiTheme="minorHAnsi" w:cstheme="minorBidi"/>
          <w:noProof/>
          <w:color w:val="auto"/>
          <w:u w:val="none"/>
        </w:rPr>
      </w:pPr>
      <w:del w:id="332" w:author="Morgan McLeod" w:date="2016-03-04T12:00:00Z">
        <w:r w:rsidRPr="00AA5C56" w:rsidDel="00AA5C56">
          <w:rPr>
            <w:noProof/>
            <w:rPrChange w:id="333" w:author="Morgan McLeod" w:date="2016-03-04T12:00:00Z">
              <w:rPr>
                <w:rStyle w:val="Hyperlink"/>
                <w:noProof/>
              </w:rPr>
            </w:rPrChange>
          </w:rPr>
          <w:delText>4.8.1</w:delText>
        </w:r>
        <w:r w:rsidDel="00AA5C56">
          <w:rPr>
            <w:rFonts w:asciiTheme="minorHAnsi" w:eastAsiaTheme="minorEastAsia" w:hAnsiTheme="minorHAnsi" w:cstheme="minorBidi"/>
            <w:noProof/>
            <w:color w:val="auto"/>
            <w:u w:val="none"/>
          </w:rPr>
          <w:tab/>
        </w:r>
        <w:r w:rsidRPr="00AA5C56" w:rsidDel="00AA5C56">
          <w:rPr>
            <w:noProof/>
            <w:rPrChange w:id="334" w:author="Morgan McLeod" w:date="2016-03-04T12:00:00Z">
              <w:rPr>
                <w:rStyle w:val="Hyperlink"/>
                <w:noProof/>
              </w:rPr>
            </w:rPrChange>
          </w:rPr>
          <w:delText>Data set Band1-SN03-RF35</w:delText>
        </w:r>
        <w:r w:rsidDel="00AA5C56">
          <w:rPr>
            <w:noProof/>
            <w:webHidden/>
          </w:rPr>
          <w:tab/>
        </w:r>
        <w:r w:rsidR="00AA5C56" w:rsidDel="00AA5C56">
          <w:rPr>
            <w:noProof/>
            <w:webHidden/>
          </w:rPr>
          <w:delText>23</w:delText>
        </w:r>
      </w:del>
    </w:p>
    <w:p w:rsidR="00C665F1" w:rsidDel="00AA5C56" w:rsidRDefault="00C665F1">
      <w:pPr>
        <w:pStyle w:val="TOC3"/>
        <w:rPr>
          <w:del w:id="335" w:author="Morgan McLeod" w:date="2016-03-04T12:00:00Z"/>
          <w:rFonts w:asciiTheme="minorHAnsi" w:eastAsiaTheme="minorEastAsia" w:hAnsiTheme="minorHAnsi" w:cstheme="minorBidi"/>
          <w:noProof/>
          <w:color w:val="auto"/>
          <w:u w:val="none"/>
        </w:rPr>
      </w:pPr>
      <w:del w:id="336" w:author="Morgan McLeod" w:date="2016-03-04T12:00:00Z">
        <w:r w:rsidRPr="00AA5C56" w:rsidDel="00AA5C56">
          <w:rPr>
            <w:noProof/>
            <w:rPrChange w:id="337" w:author="Morgan McLeod" w:date="2016-03-04T12:00:00Z">
              <w:rPr>
                <w:rStyle w:val="Hyperlink"/>
                <w:noProof/>
              </w:rPr>
            </w:rPrChange>
          </w:rPr>
          <w:delText>4.8.2</w:delText>
        </w:r>
        <w:r w:rsidDel="00AA5C56">
          <w:rPr>
            <w:rFonts w:asciiTheme="minorHAnsi" w:eastAsiaTheme="minorEastAsia" w:hAnsiTheme="minorHAnsi" w:cstheme="minorBidi"/>
            <w:noProof/>
            <w:color w:val="auto"/>
            <w:u w:val="none"/>
          </w:rPr>
          <w:tab/>
        </w:r>
        <w:r w:rsidRPr="00AA5C56" w:rsidDel="00AA5C56">
          <w:rPr>
            <w:noProof/>
            <w:rPrChange w:id="338" w:author="Morgan McLeod" w:date="2016-03-04T12:00:00Z">
              <w:rPr>
                <w:rStyle w:val="Hyperlink"/>
                <w:noProof/>
              </w:rPr>
            </w:rPrChange>
          </w:rPr>
          <w:delText>Data set Band2-TDH18144-RF88</w:delText>
        </w:r>
        <w:r w:rsidDel="00AA5C56">
          <w:rPr>
            <w:noProof/>
            <w:webHidden/>
          </w:rPr>
          <w:tab/>
        </w:r>
        <w:r w:rsidR="00AA5C56" w:rsidDel="00AA5C56">
          <w:rPr>
            <w:noProof/>
            <w:webHidden/>
          </w:rPr>
          <w:delText>26</w:delText>
        </w:r>
      </w:del>
    </w:p>
    <w:p w:rsidR="00C665F1" w:rsidDel="00AA5C56" w:rsidRDefault="00C665F1">
      <w:pPr>
        <w:pStyle w:val="TOC3"/>
        <w:rPr>
          <w:del w:id="339" w:author="Morgan McLeod" w:date="2016-03-04T12:00:00Z"/>
          <w:rFonts w:asciiTheme="minorHAnsi" w:eastAsiaTheme="minorEastAsia" w:hAnsiTheme="minorHAnsi" w:cstheme="minorBidi"/>
          <w:noProof/>
          <w:color w:val="auto"/>
          <w:u w:val="none"/>
        </w:rPr>
      </w:pPr>
      <w:del w:id="340" w:author="Morgan McLeod" w:date="2016-03-04T12:00:00Z">
        <w:r w:rsidRPr="00AA5C56" w:rsidDel="00AA5C56">
          <w:rPr>
            <w:noProof/>
            <w:rPrChange w:id="341" w:author="Morgan McLeod" w:date="2016-03-04T12:00:00Z">
              <w:rPr>
                <w:rStyle w:val="Hyperlink"/>
                <w:noProof/>
              </w:rPr>
            </w:rPrChange>
          </w:rPr>
          <w:delText>4.8.3</w:delText>
        </w:r>
        <w:r w:rsidDel="00AA5C56">
          <w:rPr>
            <w:rFonts w:asciiTheme="minorHAnsi" w:eastAsiaTheme="minorEastAsia" w:hAnsiTheme="minorHAnsi" w:cstheme="minorBidi"/>
            <w:noProof/>
            <w:color w:val="auto"/>
            <w:u w:val="none"/>
          </w:rPr>
          <w:tab/>
        </w:r>
        <w:r w:rsidRPr="00AA5C56" w:rsidDel="00AA5C56">
          <w:rPr>
            <w:noProof/>
            <w:rPrChange w:id="342" w:author="Morgan McLeod" w:date="2016-03-04T12:00:00Z">
              <w:rPr>
                <w:rStyle w:val="Hyperlink"/>
                <w:noProof/>
              </w:rPr>
            </w:rPrChange>
          </w:rPr>
          <w:delText>Data set Band6-TDH14050-RF243</w:delText>
        </w:r>
        <w:r w:rsidDel="00AA5C56">
          <w:rPr>
            <w:noProof/>
            <w:webHidden/>
          </w:rPr>
          <w:tab/>
        </w:r>
        <w:r w:rsidR="00AA5C56" w:rsidDel="00AA5C56">
          <w:rPr>
            <w:noProof/>
            <w:webHidden/>
          </w:rPr>
          <w:delText>29</w:delText>
        </w:r>
      </w:del>
    </w:p>
    <w:p w:rsidR="00C665F1" w:rsidDel="00AA5C56" w:rsidRDefault="00C665F1">
      <w:pPr>
        <w:pStyle w:val="TOC2"/>
        <w:rPr>
          <w:del w:id="343" w:author="Morgan McLeod" w:date="2016-03-04T12:00:00Z"/>
          <w:rFonts w:asciiTheme="minorHAnsi" w:eastAsiaTheme="minorEastAsia" w:hAnsiTheme="minorHAnsi" w:cstheme="minorBidi"/>
          <w:noProof/>
          <w:color w:val="auto"/>
          <w:u w:val="none"/>
        </w:rPr>
      </w:pPr>
      <w:del w:id="344" w:author="Morgan McLeod" w:date="2016-03-04T12:00:00Z">
        <w:r w:rsidRPr="00AA5C56" w:rsidDel="00AA5C56">
          <w:rPr>
            <w:noProof/>
            <w:rPrChange w:id="345" w:author="Morgan McLeod" w:date="2016-03-04T12:00:00Z">
              <w:rPr>
                <w:rStyle w:val="Hyperlink"/>
                <w:noProof/>
              </w:rPr>
            </w:rPrChange>
          </w:rPr>
          <w:delText>4.9</w:delText>
        </w:r>
        <w:r w:rsidDel="00AA5C56">
          <w:rPr>
            <w:rFonts w:asciiTheme="minorHAnsi" w:eastAsiaTheme="minorEastAsia" w:hAnsiTheme="minorHAnsi" w:cstheme="minorBidi"/>
            <w:noProof/>
            <w:color w:val="auto"/>
            <w:u w:val="none"/>
          </w:rPr>
          <w:tab/>
        </w:r>
        <w:r w:rsidRPr="00AA5C56" w:rsidDel="00AA5C56">
          <w:rPr>
            <w:noProof/>
            <w:rPrChange w:id="346" w:author="Morgan McLeod" w:date="2016-03-04T12:00:00Z">
              <w:rPr>
                <w:rStyle w:val="Hyperlink"/>
                <w:noProof/>
              </w:rPr>
            </w:rPrChange>
          </w:rPr>
          <w:delText>Pointing angle plots</w:delText>
        </w:r>
        <w:r w:rsidDel="00AA5C56">
          <w:rPr>
            <w:noProof/>
            <w:webHidden/>
          </w:rPr>
          <w:tab/>
        </w:r>
        <w:r w:rsidR="00AA5C56" w:rsidDel="00AA5C56">
          <w:rPr>
            <w:noProof/>
            <w:webHidden/>
          </w:rPr>
          <w:delText>31</w:delText>
        </w:r>
      </w:del>
    </w:p>
    <w:p w:rsidR="00C665F1" w:rsidDel="00AA5C56" w:rsidRDefault="00C665F1">
      <w:pPr>
        <w:pStyle w:val="TOC3"/>
        <w:rPr>
          <w:del w:id="347" w:author="Morgan McLeod" w:date="2016-03-04T12:00:00Z"/>
          <w:rFonts w:asciiTheme="minorHAnsi" w:eastAsiaTheme="minorEastAsia" w:hAnsiTheme="minorHAnsi" w:cstheme="minorBidi"/>
          <w:noProof/>
          <w:color w:val="auto"/>
          <w:u w:val="none"/>
        </w:rPr>
      </w:pPr>
      <w:del w:id="348" w:author="Morgan McLeod" w:date="2016-03-04T12:00:00Z">
        <w:r w:rsidRPr="00AA5C56" w:rsidDel="00AA5C56">
          <w:rPr>
            <w:noProof/>
            <w:rPrChange w:id="349" w:author="Morgan McLeod" w:date="2016-03-04T12:00:00Z">
              <w:rPr>
                <w:rStyle w:val="Hyperlink"/>
                <w:noProof/>
              </w:rPr>
            </w:rPrChange>
          </w:rPr>
          <w:delText>4.9.1</w:delText>
        </w:r>
        <w:r w:rsidDel="00AA5C56">
          <w:rPr>
            <w:rFonts w:asciiTheme="minorHAnsi" w:eastAsiaTheme="minorEastAsia" w:hAnsiTheme="minorHAnsi" w:cstheme="minorBidi"/>
            <w:noProof/>
            <w:color w:val="auto"/>
            <w:u w:val="none"/>
          </w:rPr>
          <w:tab/>
        </w:r>
        <w:r w:rsidRPr="00AA5C56" w:rsidDel="00AA5C56">
          <w:rPr>
            <w:noProof/>
            <w:rPrChange w:id="350" w:author="Morgan McLeod" w:date="2016-03-04T12:00:00Z">
              <w:rPr>
                <w:rStyle w:val="Hyperlink"/>
                <w:noProof/>
              </w:rPr>
            </w:rPrChange>
          </w:rPr>
          <w:delText>Data set Band1-SN03-RF35</w:delText>
        </w:r>
        <w:r w:rsidDel="00AA5C56">
          <w:rPr>
            <w:noProof/>
            <w:webHidden/>
          </w:rPr>
          <w:tab/>
        </w:r>
        <w:r w:rsidR="00AA5C56" w:rsidDel="00AA5C56">
          <w:rPr>
            <w:noProof/>
            <w:webHidden/>
          </w:rPr>
          <w:delText>32</w:delText>
        </w:r>
      </w:del>
    </w:p>
    <w:p w:rsidR="00C665F1" w:rsidDel="00AA5C56" w:rsidRDefault="00C665F1">
      <w:pPr>
        <w:pStyle w:val="TOC3"/>
        <w:rPr>
          <w:del w:id="351" w:author="Morgan McLeod" w:date="2016-03-04T12:00:00Z"/>
          <w:rFonts w:asciiTheme="minorHAnsi" w:eastAsiaTheme="minorEastAsia" w:hAnsiTheme="minorHAnsi" w:cstheme="minorBidi"/>
          <w:noProof/>
          <w:color w:val="auto"/>
          <w:u w:val="none"/>
        </w:rPr>
      </w:pPr>
      <w:del w:id="352" w:author="Morgan McLeod" w:date="2016-03-04T12:00:00Z">
        <w:r w:rsidRPr="00AA5C56" w:rsidDel="00AA5C56">
          <w:rPr>
            <w:noProof/>
            <w:rPrChange w:id="353" w:author="Morgan McLeod" w:date="2016-03-04T12:00:00Z">
              <w:rPr>
                <w:rStyle w:val="Hyperlink"/>
                <w:noProof/>
              </w:rPr>
            </w:rPrChange>
          </w:rPr>
          <w:delText>4.9.2</w:delText>
        </w:r>
        <w:r w:rsidDel="00AA5C56">
          <w:rPr>
            <w:rFonts w:asciiTheme="minorHAnsi" w:eastAsiaTheme="minorEastAsia" w:hAnsiTheme="minorHAnsi" w:cstheme="minorBidi"/>
            <w:noProof/>
            <w:color w:val="auto"/>
            <w:u w:val="none"/>
          </w:rPr>
          <w:tab/>
        </w:r>
        <w:r w:rsidRPr="00AA5C56" w:rsidDel="00AA5C56">
          <w:rPr>
            <w:noProof/>
            <w:rPrChange w:id="354" w:author="Morgan McLeod" w:date="2016-03-04T12:00:00Z">
              <w:rPr>
                <w:rStyle w:val="Hyperlink"/>
                <w:noProof/>
              </w:rPr>
            </w:rPrChange>
          </w:rPr>
          <w:delText>Data set Band2-TDH18144-RF88</w:delText>
        </w:r>
        <w:r w:rsidDel="00AA5C56">
          <w:rPr>
            <w:noProof/>
            <w:webHidden/>
          </w:rPr>
          <w:tab/>
        </w:r>
        <w:r w:rsidR="00AA5C56" w:rsidDel="00AA5C56">
          <w:rPr>
            <w:noProof/>
            <w:webHidden/>
          </w:rPr>
          <w:delText>33</w:delText>
        </w:r>
      </w:del>
    </w:p>
    <w:p w:rsidR="00C665F1" w:rsidDel="00AA5C56" w:rsidRDefault="00C665F1">
      <w:pPr>
        <w:pStyle w:val="TOC3"/>
        <w:rPr>
          <w:del w:id="355" w:author="Morgan McLeod" w:date="2016-03-04T12:00:00Z"/>
          <w:rFonts w:asciiTheme="minorHAnsi" w:eastAsiaTheme="minorEastAsia" w:hAnsiTheme="minorHAnsi" w:cstheme="minorBidi"/>
          <w:noProof/>
          <w:color w:val="auto"/>
          <w:u w:val="none"/>
        </w:rPr>
      </w:pPr>
      <w:del w:id="356" w:author="Morgan McLeod" w:date="2016-03-04T12:00:00Z">
        <w:r w:rsidRPr="00AA5C56" w:rsidDel="00AA5C56">
          <w:rPr>
            <w:noProof/>
            <w:rPrChange w:id="357" w:author="Morgan McLeod" w:date="2016-03-04T12:00:00Z">
              <w:rPr>
                <w:rStyle w:val="Hyperlink"/>
                <w:noProof/>
              </w:rPr>
            </w:rPrChange>
          </w:rPr>
          <w:delText>4.9.3</w:delText>
        </w:r>
        <w:r w:rsidDel="00AA5C56">
          <w:rPr>
            <w:rFonts w:asciiTheme="minorHAnsi" w:eastAsiaTheme="minorEastAsia" w:hAnsiTheme="minorHAnsi" w:cstheme="minorBidi"/>
            <w:noProof/>
            <w:color w:val="auto"/>
            <w:u w:val="none"/>
          </w:rPr>
          <w:tab/>
        </w:r>
        <w:r w:rsidRPr="00AA5C56" w:rsidDel="00AA5C56">
          <w:rPr>
            <w:noProof/>
            <w:rPrChange w:id="358" w:author="Morgan McLeod" w:date="2016-03-04T12:00:00Z">
              <w:rPr>
                <w:rStyle w:val="Hyperlink"/>
                <w:noProof/>
              </w:rPr>
            </w:rPrChange>
          </w:rPr>
          <w:delText>Data set Band6-TDH14050-RF243</w:delText>
        </w:r>
        <w:r w:rsidDel="00AA5C56">
          <w:rPr>
            <w:noProof/>
            <w:webHidden/>
          </w:rPr>
          <w:tab/>
        </w:r>
        <w:r w:rsidR="00AA5C56" w:rsidDel="00AA5C56">
          <w:rPr>
            <w:noProof/>
            <w:webHidden/>
          </w:rPr>
          <w:delText>34</w:delText>
        </w:r>
      </w:del>
    </w:p>
    <w:p w:rsidR="00C665F1" w:rsidDel="00AA5C56" w:rsidRDefault="00C665F1">
      <w:pPr>
        <w:pStyle w:val="TOC2"/>
        <w:rPr>
          <w:del w:id="359" w:author="Morgan McLeod" w:date="2016-03-04T12:00:00Z"/>
          <w:rFonts w:asciiTheme="minorHAnsi" w:eastAsiaTheme="minorEastAsia" w:hAnsiTheme="minorHAnsi" w:cstheme="minorBidi"/>
          <w:noProof/>
          <w:color w:val="auto"/>
          <w:u w:val="none"/>
        </w:rPr>
      </w:pPr>
      <w:del w:id="360" w:author="Morgan McLeod" w:date="2016-03-04T12:00:00Z">
        <w:r w:rsidRPr="00AA5C56" w:rsidDel="00AA5C56">
          <w:rPr>
            <w:noProof/>
            <w:rPrChange w:id="361" w:author="Morgan McLeod" w:date="2016-03-04T12:00:00Z">
              <w:rPr>
                <w:rStyle w:val="Hyperlink"/>
                <w:noProof/>
              </w:rPr>
            </w:rPrChange>
          </w:rPr>
          <w:delText>4.10</w:delText>
        </w:r>
        <w:r w:rsidDel="00AA5C56">
          <w:rPr>
            <w:rFonts w:asciiTheme="minorHAnsi" w:eastAsiaTheme="minorEastAsia" w:hAnsiTheme="minorHAnsi" w:cstheme="minorBidi"/>
            <w:noProof/>
            <w:color w:val="auto"/>
            <w:u w:val="none"/>
          </w:rPr>
          <w:tab/>
        </w:r>
        <w:r w:rsidRPr="00AA5C56" w:rsidDel="00AA5C56">
          <w:rPr>
            <w:noProof/>
            <w:rPrChange w:id="362" w:author="Morgan McLeod" w:date="2016-03-04T12:00:00Z">
              <w:rPr>
                <w:rStyle w:val="Hyperlink"/>
                <w:noProof/>
              </w:rPr>
            </w:rPrChange>
          </w:rPr>
          <w:delText>Dual-Z scan sets</w:delText>
        </w:r>
        <w:r w:rsidDel="00AA5C56">
          <w:rPr>
            <w:noProof/>
            <w:webHidden/>
          </w:rPr>
          <w:tab/>
        </w:r>
        <w:r w:rsidR="00AA5C56" w:rsidDel="00AA5C56">
          <w:rPr>
            <w:noProof/>
            <w:webHidden/>
          </w:rPr>
          <w:delText>35</w:delText>
        </w:r>
      </w:del>
    </w:p>
    <w:p w:rsidR="00D069B8" w:rsidRDefault="00A26DA2" w:rsidP="00DC1022">
      <w:pPr>
        <w:pStyle w:val="Heading1"/>
        <w:pageBreakBefore/>
      </w:pPr>
      <w:r>
        <w:rPr>
          <w:lang w:val="en-CA"/>
        </w:rPr>
        <w:lastRenderedPageBreak/>
        <w:fldChar w:fldCharType="end"/>
      </w:r>
      <w:bookmarkStart w:id="363" w:name="_Toc444856278"/>
      <w:r w:rsidR="00D069B8">
        <w:t>Introduction</w:t>
      </w:r>
      <w:bookmarkEnd w:id="363"/>
      <w:r w:rsidR="00D069B8">
        <w:t xml:space="preserve"> </w:t>
      </w:r>
    </w:p>
    <w:p w:rsidR="007A4DFA" w:rsidRDefault="00D069B8" w:rsidP="007A4DFA">
      <w:pPr>
        <w:pStyle w:val="Heading2"/>
      </w:pPr>
      <w:bookmarkStart w:id="364" w:name="1_1_Purpose"/>
      <w:bookmarkStart w:id="365" w:name="_Toc444856279"/>
      <w:bookmarkEnd w:id="364"/>
      <w:r w:rsidRPr="00A43A4A">
        <w:t>Purpose</w:t>
      </w:r>
      <w:bookmarkEnd w:id="365"/>
    </w:p>
    <w:p w:rsidR="00D069B8" w:rsidRDefault="007A4DFA" w:rsidP="007A4DFA">
      <w:r>
        <w:t>This report gives the change history of the FETMS Beam Efficiency Calculator</w:t>
      </w:r>
      <w:r w:rsidR="00085F3C">
        <w:t xml:space="preserve"> software</w:t>
      </w:r>
      <w:r>
        <w:t xml:space="preserve"> application</w:t>
      </w:r>
      <w:r w:rsidR="00BB3B0B">
        <w:t xml:space="preserve">, also called </w:t>
      </w:r>
      <w:r w:rsidR="0001341A">
        <w:t>“</w:t>
      </w:r>
      <w:proofErr w:type="spellStart"/>
      <w:r w:rsidR="00BB3B0B">
        <w:t>BeamEff</w:t>
      </w:r>
      <w:proofErr w:type="spellEnd"/>
      <w:r w:rsidR="0001341A">
        <w:t>”</w:t>
      </w:r>
      <w:r w:rsidR="00BB3B0B">
        <w:t xml:space="preserve"> in this document,</w:t>
      </w:r>
      <w:r>
        <w:t xml:space="preserve"> starting with the version</w:t>
      </w:r>
      <w:r w:rsidR="002F05CA">
        <w:t>s</w:t>
      </w:r>
      <w:r>
        <w:t xml:space="preserve"> widely used during the FE construction phase</w:t>
      </w:r>
      <w:r w:rsidR="002F05CA">
        <w:t xml:space="preserve"> (1.0.</w:t>
      </w:r>
      <w:r w:rsidR="00644388">
        <w:t xml:space="preserve">6, </w:t>
      </w:r>
      <w:r w:rsidR="002F05CA">
        <w:t>1.0.7</w:t>
      </w:r>
      <w:r w:rsidR="00644388">
        <w:t>, 1.0.8</w:t>
      </w:r>
      <w:r w:rsidR="002F05CA">
        <w:t xml:space="preserve">) through the newest version, about to be released (2.0.x).   </w:t>
      </w:r>
      <w:r w:rsidR="0001341A">
        <w:t>A</w:t>
      </w:r>
      <w:r w:rsidR="002F05CA">
        <w:t>nalysis results from these versions plus some intermediate versions are compared to show that the new version is suitable for use at the ALMA OSF and all ALMA partner sites.</w:t>
      </w:r>
      <w:r w:rsidR="00E64655">
        <w:t xml:space="preserve">  Some new features are described, along with some minor interface changes, and areas </w:t>
      </w:r>
      <w:r w:rsidR="0001341A">
        <w:t xml:space="preserve">having </w:t>
      </w:r>
      <w:r w:rsidR="00E64655">
        <w:t xml:space="preserve">room for </w:t>
      </w:r>
      <w:r w:rsidR="0001341A">
        <w:t xml:space="preserve">more </w:t>
      </w:r>
      <w:r w:rsidR="00E64655">
        <w:t>improvement.</w:t>
      </w:r>
    </w:p>
    <w:p w:rsidR="00BA7F25" w:rsidRDefault="00085F3C" w:rsidP="00223A7D">
      <w:pPr>
        <w:pStyle w:val="Heading2"/>
      </w:pPr>
      <w:bookmarkStart w:id="366" w:name="_Toc444856280"/>
      <w:r>
        <w:t xml:space="preserve">Software </w:t>
      </w:r>
      <w:r w:rsidR="00BA7F25">
        <w:t>Version History:</w:t>
      </w:r>
      <w:bookmarkEnd w:id="366"/>
    </w:p>
    <w:p w:rsidR="00BA7F25" w:rsidRDefault="009E505E" w:rsidP="00BA7F25">
      <w:r w:rsidRPr="009E505E">
        <w:rPr>
          <w:b/>
        </w:rPr>
        <w:t>2010-Feb, 1.0.2:</w:t>
      </w:r>
      <w:r>
        <w:t xml:space="preserve">  </w:t>
      </w:r>
      <w:r w:rsidR="00BA7F25">
        <w:t xml:space="preserve">The original Beam Efficiency Calculator was an ANSI C program developed by Todd Hunter, Josh Crabtree, and Geoff </w:t>
      </w:r>
      <w:proofErr w:type="spellStart"/>
      <w:r w:rsidR="00BA7F25">
        <w:t>Ediss</w:t>
      </w:r>
      <w:proofErr w:type="spellEnd"/>
      <w:r w:rsidR="00BA7F25">
        <w:t xml:space="preserve"> for use as part of the FETMS analysis software suite.    It was developed using </w:t>
      </w:r>
      <w:r w:rsidR="0030002F">
        <w:fldChar w:fldCharType="begin"/>
      </w:r>
      <w:r w:rsidR="0030002F">
        <w:instrText xml:space="preserve"> HYPERLINK "http://www.bloodshed.net/devcpp.html" </w:instrText>
      </w:r>
      <w:ins w:id="367" w:author="Morgan McLeod" w:date="2016-03-04T12:00:00Z"/>
      <w:r w:rsidR="0030002F">
        <w:fldChar w:fldCharType="separate"/>
      </w:r>
      <w:r w:rsidR="00BA7F25" w:rsidRPr="00BA7F25">
        <w:rPr>
          <w:rStyle w:val="Hyperlink"/>
        </w:rPr>
        <w:t>Bloodshed Software Dev-C++</w:t>
      </w:r>
      <w:r w:rsidR="0030002F">
        <w:rPr>
          <w:rStyle w:val="Hyperlink"/>
        </w:rPr>
        <w:fldChar w:fldCharType="end"/>
      </w:r>
      <w:r w:rsidR="00BA7F25">
        <w:t xml:space="preserve"> which is a Windows port of the </w:t>
      </w:r>
      <w:r w:rsidR="0030002F">
        <w:fldChar w:fldCharType="begin"/>
      </w:r>
      <w:r w:rsidR="0030002F">
        <w:instrText xml:space="preserve"> HYPERLINK "https://gcc.gnu.org/" </w:instrText>
      </w:r>
      <w:ins w:id="368" w:author="Morgan McLeod" w:date="2016-03-04T12:00:00Z"/>
      <w:r w:rsidR="0030002F">
        <w:fldChar w:fldCharType="separate"/>
      </w:r>
      <w:r w:rsidR="00BA7F25" w:rsidRPr="00BA7F25">
        <w:rPr>
          <w:rStyle w:val="Hyperlink"/>
        </w:rPr>
        <w:t>GNU GCC</w:t>
      </w:r>
      <w:r w:rsidR="0030002F">
        <w:rPr>
          <w:rStyle w:val="Hyperlink"/>
        </w:rPr>
        <w:fldChar w:fldCharType="end"/>
      </w:r>
      <w:r w:rsidR="00BA7F25">
        <w:t xml:space="preserve"> toolchain.   It was trivially ported to Linux using standard GCC and </w:t>
      </w:r>
      <w:r w:rsidR="0030002F">
        <w:fldChar w:fldCharType="begin"/>
      </w:r>
      <w:r w:rsidR="0030002F">
        <w:instrText xml:space="preserve"> HYPERLINK "https://www.gnu.org/software/make/" </w:instrText>
      </w:r>
      <w:ins w:id="369" w:author="Morgan McLeod" w:date="2016-03-04T12:00:00Z"/>
      <w:r w:rsidR="0030002F">
        <w:fldChar w:fldCharType="separate"/>
      </w:r>
      <w:r w:rsidR="00BA7F25" w:rsidRPr="00BA7F25">
        <w:rPr>
          <w:rStyle w:val="Hyperlink"/>
        </w:rPr>
        <w:t>GNU Make</w:t>
      </w:r>
      <w:r w:rsidR="0030002F">
        <w:rPr>
          <w:rStyle w:val="Hyperlink"/>
        </w:rPr>
        <w:fldChar w:fldCharType="end"/>
      </w:r>
      <w:r w:rsidR="00BA7F25">
        <w:t xml:space="preserve"> tools.    The source code version 1.0.2 was released to ALMA EDM as an attachment to the user manual page at [AD1].   </w:t>
      </w:r>
      <w:r>
        <w:t>Version 1.0.2 is the only version ever to be distributed</w:t>
      </w:r>
      <w:r w:rsidR="00DB5F02">
        <w:t xml:space="preserve"> as source code</w:t>
      </w:r>
      <w:r>
        <w:t xml:space="preserve"> on ALMA EDM.</w:t>
      </w:r>
    </w:p>
    <w:p w:rsidR="009C17A1" w:rsidRPr="009C17A1" w:rsidRDefault="009C17A1" w:rsidP="00BA7F25">
      <w:r>
        <w:rPr>
          <w:b/>
        </w:rPr>
        <w:t>2011-Jan, 1.0.2ACA:</w:t>
      </w:r>
      <w:r>
        <w:t xml:space="preserve">  Developed by Masahiro Sugimoto based on the 1.0.2 source code.  [RD2] describes the modifications he made to support calculating vs. the ACA 7 meter antenna optics rather than the ALMA 12 meter antenna.</w:t>
      </w:r>
      <w:r w:rsidR="00CA4B2F">
        <w:t xml:space="preserve">   He used it to analyze scans of bands 3, 4, 6, 7, 8, 9, and 10.</w:t>
      </w:r>
    </w:p>
    <w:p w:rsidR="00BA7F25" w:rsidRDefault="009E505E" w:rsidP="00BA7F25">
      <w:r w:rsidRPr="009E505E">
        <w:rPr>
          <w:b/>
        </w:rPr>
        <w:t>2012-Feb, 1.0.7:</w:t>
      </w:r>
      <w:r>
        <w:t xml:space="preserve">  Version deployed to EA-FEIC and used in the NA-FEIC for the majority of</w:t>
      </w:r>
      <w:r w:rsidR="00085F3C">
        <w:t xml:space="preserve"> Front End c</w:t>
      </w:r>
      <w:r>
        <w:t xml:space="preserve">onstruction at those two </w:t>
      </w:r>
      <w:r w:rsidR="00085F3C">
        <w:t>sites</w:t>
      </w:r>
      <w:r>
        <w:t xml:space="preserve">. </w:t>
      </w:r>
      <w:r w:rsidR="00085F3C">
        <w:t xml:space="preserve"> It was b</w:t>
      </w:r>
      <w:r>
        <w:t xml:space="preserve">uilt on Linux at NA-FEIC, </w:t>
      </w:r>
      <w:r w:rsidR="00085F3C">
        <w:t xml:space="preserve">and </w:t>
      </w:r>
      <w:r>
        <w:t xml:space="preserve">on Windows </w:t>
      </w:r>
      <w:r w:rsidR="00085F3C">
        <w:t xml:space="preserve">using </w:t>
      </w:r>
      <w:r w:rsidR="0030002F">
        <w:fldChar w:fldCharType="begin"/>
      </w:r>
      <w:r w:rsidR="0030002F">
        <w:instrText xml:space="preserve"> HYPERLINK "http://www.mingw.org/" </w:instrText>
      </w:r>
      <w:ins w:id="370" w:author="Morgan McLeod" w:date="2016-03-04T12:00:00Z"/>
      <w:r w:rsidR="0030002F">
        <w:fldChar w:fldCharType="separate"/>
      </w:r>
      <w:r w:rsidR="00085F3C" w:rsidRPr="002C6644">
        <w:rPr>
          <w:rStyle w:val="Hyperlink"/>
        </w:rPr>
        <w:t>MinGW</w:t>
      </w:r>
      <w:r w:rsidR="0030002F">
        <w:rPr>
          <w:rStyle w:val="Hyperlink"/>
        </w:rPr>
        <w:fldChar w:fldCharType="end"/>
      </w:r>
      <w:r w:rsidR="00085F3C">
        <w:t xml:space="preserve"> </w:t>
      </w:r>
      <w:r>
        <w:t xml:space="preserve">at </w:t>
      </w:r>
      <w:r w:rsidR="00085F3C">
        <w:t xml:space="preserve">the </w:t>
      </w:r>
      <w:r w:rsidR="009C17A1">
        <w:t xml:space="preserve">EA-FEIC. At both sites it was </w:t>
      </w:r>
      <w:r>
        <w:t>run as part of the FETMS Database/Configurat</w:t>
      </w:r>
      <w:r w:rsidR="009C17A1">
        <w:t>ion Management web application.</w:t>
      </w:r>
    </w:p>
    <w:p w:rsidR="00BA7F25" w:rsidRDefault="009C17A1" w:rsidP="007A4DFA">
      <w:r w:rsidRPr="009C17A1">
        <w:rPr>
          <w:b/>
        </w:rPr>
        <w:t>2012-May, 1.0.8:</w:t>
      </w:r>
      <w:r>
        <w:t xml:space="preserve">  </w:t>
      </w:r>
      <w:r w:rsidR="00085F3C">
        <w:t xml:space="preserve">Development taken over by Morgan McLeod.  </w:t>
      </w:r>
      <w:proofErr w:type="gramStart"/>
      <w:r>
        <w:t xml:space="preserve">First </w:t>
      </w:r>
      <w:r w:rsidR="00CA4B2F">
        <w:t xml:space="preserve">FEIC </w:t>
      </w:r>
      <w:r>
        <w:t>version to support band 10.</w:t>
      </w:r>
      <w:proofErr w:type="gramEnd"/>
      <w:r w:rsidR="00CA4B2F">
        <w:t xml:space="preserve">   </w:t>
      </w:r>
    </w:p>
    <w:p w:rsidR="00CA4B2F" w:rsidRDefault="002A5D49" w:rsidP="007A4DFA">
      <w:proofErr w:type="gramStart"/>
      <w:r>
        <w:rPr>
          <w:b/>
        </w:rPr>
        <w:t>through</w:t>
      </w:r>
      <w:proofErr w:type="gramEnd"/>
      <w:r>
        <w:rPr>
          <w:b/>
        </w:rPr>
        <w:t xml:space="preserve"> 2013-</w:t>
      </w:r>
      <w:r w:rsidRPr="002A5D49">
        <w:rPr>
          <w:b/>
        </w:rPr>
        <w:t>May, 1.0.9 - 1.1.2:</w:t>
      </w:r>
      <w:r>
        <w:t xml:space="preserve">  Source code control moved to GitHub; Some minor code cleanup and refactoring changes.  </w:t>
      </w:r>
      <w:r w:rsidR="0030002F">
        <w:fldChar w:fldCharType="begin"/>
      </w:r>
      <w:r w:rsidR="0030002F">
        <w:instrText xml:space="preserve"> HYPERLINK "https://github.com/morganmcleod/ALMA-FETMS-www" </w:instrText>
      </w:r>
      <w:ins w:id="371" w:author="Morgan McLeod" w:date="2016-03-04T12:00:00Z"/>
      <w:r w:rsidR="0030002F">
        <w:fldChar w:fldCharType="separate"/>
      </w:r>
      <w:r w:rsidRPr="00442A82">
        <w:rPr>
          <w:rStyle w:val="Hyperlink"/>
        </w:rPr>
        <w:t>https://github.com/morganmcleod/ALMA-FETMS-www</w:t>
      </w:r>
      <w:r w:rsidR="0030002F">
        <w:rPr>
          <w:rStyle w:val="Hyperlink"/>
        </w:rPr>
        <w:fldChar w:fldCharType="end"/>
      </w:r>
      <w:r>
        <w:t xml:space="preserve">    </w:t>
      </w:r>
      <w:proofErr w:type="gramStart"/>
      <w:r>
        <w:t>These</w:t>
      </w:r>
      <w:proofErr w:type="gramEnd"/>
      <w:r>
        <w:t xml:space="preserve"> versions were only built for Linux and were tested at the NA FEIC and deployed to the ALMA OSF.</w:t>
      </w:r>
    </w:p>
    <w:p w:rsidR="00DB5F02" w:rsidRDefault="002A5D49" w:rsidP="007A4DFA">
      <w:proofErr w:type="gramStart"/>
      <w:r>
        <w:rPr>
          <w:b/>
        </w:rPr>
        <w:t>t</w:t>
      </w:r>
      <w:r w:rsidRPr="002A5D49">
        <w:rPr>
          <w:b/>
        </w:rPr>
        <w:t>hrough</w:t>
      </w:r>
      <w:proofErr w:type="gramEnd"/>
      <w:r w:rsidRPr="002A5D49">
        <w:rPr>
          <w:b/>
        </w:rPr>
        <w:t xml:space="preserve"> 2015-Dec, 1.3.</w:t>
      </w:r>
      <w:r w:rsidR="00DB5F02">
        <w:rPr>
          <w:b/>
        </w:rPr>
        <w:t>6</w:t>
      </w:r>
      <w:r w:rsidRPr="002A5D49">
        <w:rPr>
          <w:b/>
        </w:rPr>
        <w:t>:</w:t>
      </w:r>
      <w:r>
        <w:t xml:space="preserve">  Source code moved out of the FETMS web app project to a dedicated GitHub project. </w:t>
      </w:r>
      <w:r w:rsidR="0030002F">
        <w:fldChar w:fldCharType="begin"/>
      </w:r>
      <w:r w:rsidR="0030002F">
        <w:instrText xml:space="preserve"> HYPERLINK "https://github.com/morganmcleod/ALMA-FETMS-beameff" </w:instrText>
      </w:r>
      <w:ins w:id="372" w:author="Morgan McLeod" w:date="2016-03-04T12:00:00Z"/>
      <w:r w:rsidR="0030002F">
        <w:fldChar w:fldCharType="separate"/>
      </w:r>
      <w:r w:rsidRPr="00442A82">
        <w:rPr>
          <w:rStyle w:val="Hyperlink"/>
        </w:rPr>
        <w:t>https://github.com/morganmcleod/ALMA-FETMS-beameff</w:t>
      </w:r>
      <w:r w:rsidR="0030002F">
        <w:rPr>
          <w:rStyle w:val="Hyperlink"/>
        </w:rPr>
        <w:fldChar w:fldCharType="end"/>
      </w:r>
      <w:r>
        <w:t xml:space="preserve">   </w:t>
      </w:r>
      <w:proofErr w:type="gramStart"/>
      <w:r>
        <w:t>These</w:t>
      </w:r>
      <w:proofErr w:type="gramEnd"/>
      <w:r>
        <w:t xml:space="preserve"> versions were only built for Linux and were tested at the NA FEIC and deployed to the ALMA OSF.</w:t>
      </w:r>
      <w:r w:rsidR="00DB5F02">
        <w:t xml:space="preserve">  The latest versions:</w:t>
      </w:r>
    </w:p>
    <w:p w:rsidR="00DB5F02" w:rsidRDefault="00DB5F02" w:rsidP="00DB5F02">
      <w:pPr>
        <w:pStyle w:val="ListParagraph"/>
        <w:numPr>
          <w:ilvl w:val="0"/>
          <w:numId w:val="43"/>
        </w:numPr>
      </w:pPr>
      <w:r>
        <w:t>M</w:t>
      </w:r>
      <w:r w:rsidR="002A5D49">
        <w:t>erged in the ACA 7 meter antenna calculation methods</w:t>
      </w:r>
      <w:r>
        <w:t>.</w:t>
      </w:r>
    </w:p>
    <w:p w:rsidR="00DB5F02" w:rsidRDefault="00DB5F02" w:rsidP="00DB5F02">
      <w:pPr>
        <w:pStyle w:val="ListParagraph"/>
        <w:numPr>
          <w:ilvl w:val="0"/>
          <w:numId w:val="43"/>
        </w:numPr>
      </w:pPr>
      <w:r>
        <w:t>C</w:t>
      </w:r>
      <w:r w:rsidR="002A5D49">
        <w:t xml:space="preserve">larified the difference between the TICRA and </w:t>
      </w:r>
      <w:r>
        <w:t>“alternative” methods for computing Spillover and Polarization Efficiency, as originally documented in [AD2].  Conclusion was that the TICRA Polarization Efficiency on the Subreflector is the figure to be compared with the F</w:t>
      </w:r>
      <w:r w:rsidR="00085F3C">
        <w:t xml:space="preserve">ront </w:t>
      </w:r>
      <w:r>
        <w:t>E</w:t>
      </w:r>
      <w:r w:rsidR="00085F3C">
        <w:t>nd</w:t>
      </w:r>
      <w:r>
        <w:t xml:space="preserve"> Polarization Efficiency specification.</w:t>
      </w:r>
    </w:p>
    <w:p w:rsidR="00223A7D" w:rsidRDefault="00223A7D" w:rsidP="00DB5F02">
      <w:pPr>
        <w:pStyle w:val="ListParagraph"/>
        <w:numPr>
          <w:ilvl w:val="0"/>
          <w:numId w:val="43"/>
        </w:numPr>
      </w:pPr>
      <w:r>
        <w:t>Added an option to specify the scanner probe Z distance from the receiver under test.  This is used as part of the starting point for the</w:t>
      </w:r>
      <w:r w:rsidR="00AF66F1">
        <w:t xml:space="preserve"> P</w:t>
      </w:r>
      <w:r>
        <w:t xml:space="preserve">hase </w:t>
      </w:r>
      <w:r w:rsidR="00AF66F1">
        <w:t xml:space="preserve">Fit </w:t>
      </w:r>
      <w:r>
        <w:t>algorithm.</w:t>
      </w:r>
    </w:p>
    <w:p w:rsidR="00DB5F02" w:rsidRDefault="00DB5F02" w:rsidP="00DB5F02">
      <w:pPr>
        <w:pStyle w:val="ListParagraph"/>
        <w:numPr>
          <w:ilvl w:val="0"/>
          <w:numId w:val="43"/>
        </w:numPr>
      </w:pPr>
      <w:r>
        <w:t>Added a pointing option for the ASIAA band 1 test cryostat.</w:t>
      </w:r>
    </w:p>
    <w:p w:rsidR="00DB5F02" w:rsidRPr="00DB5F02" w:rsidRDefault="00DB5F02" w:rsidP="007A4DFA">
      <w:r>
        <w:rPr>
          <w:b/>
        </w:rPr>
        <w:t>2016-Jan, 2.0</w:t>
      </w:r>
      <w:r w:rsidR="002C6644">
        <w:rPr>
          <w:b/>
        </w:rPr>
        <w:t>.x</w:t>
      </w:r>
      <w:r>
        <w:rPr>
          <w:b/>
        </w:rPr>
        <w:t>:</w:t>
      </w:r>
      <w:r>
        <w:t xml:space="preserve">  At this point I tried to share the code developed so far in 1.3.6 with our ASIAA colleagues for use in their band 1 testing campaign.   They had previously been using modified 1.0.</w:t>
      </w:r>
      <w:r w:rsidR="0001341A">
        <w:t xml:space="preserve">6 </w:t>
      </w:r>
      <w:r>
        <w:t xml:space="preserve">source code and compiling on Windows with </w:t>
      </w:r>
      <w:r w:rsidR="0030002F">
        <w:fldChar w:fldCharType="begin"/>
      </w:r>
      <w:r w:rsidR="0030002F">
        <w:instrText xml:space="preserve"> HYPERLINK "http://www.codeblocks.org/" </w:instrText>
      </w:r>
      <w:ins w:id="373" w:author="Morgan McLeod" w:date="2016-03-04T12:00:00Z"/>
      <w:r w:rsidR="0030002F">
        <w:fldChar w:fldCharType="separate"/>
      </w:r>
      <w:r w:rsidRPr="00BA7F25">
        <w:rPr>
          <w:rStyle w:val="Hyperlink"/>
        </w:rPr>
        <w:t>Code::Blocks</w:t>
      </w:r>
      <w:r w:rsidR="0030002F">
        <w:rPr>
          <w:rStyle w:val="Hyperlink"/>
        </w:rPr>
        <w:fldChar w:fldCharType="end"/>
      </w:r>
      <w:r>
        <w:t>, another Windows and cross-platform GCC package.   They attempted to compile the 1.3.6 sources and were having problems with the software crashing.   I had also seen occasional crashes on Linux and was able to reproduce the crashes on Windows</w:t>
      </w:r>
      <w:r w:rsidR="00085F3C">
        <w:t xml:space="preserve"> using MinGW/GCC 3.4.5</w:t>
      </w:r>
      <w:r>
        <w:t xml:space="preserve">.   After some </w:t>
      </w:r>
      <w:r w:rsidR="00085F3C">
        <w:t>investigation</w:t>
      </w:r>
      <w:r>
        <w:t xml:space="preserve"> I determined that there was some kind of heap corruption occurring.   (It would crash when freeing a FILE handle, for example.)   In my experience these kinds of bugs are very </w:t>
      </w:r>
      <w:r>
        <w:lastRenderedPageBreak/>
        <w:t>difficult to find without specialized memory bounds-checking tools.</w:t>
      </w:r>
      <w:r w:rsidR="002C6644">
        <w:t xml:space="preserve">   Since I had considerable misgivings about the quality of the existing codebase I decided at this time to do a clean port of the source code to C++ using </w:t>
      </w:r>
      <w:r w:rsidR="002C6644" w:rsidRPr="00085F3C">
        <w:t>MinGW</w:t>
      </w:r>
      <w:r w:rsidR="00085F3C">
        <w:t>/</w:t>
      </w:r>
      <w:r w:rsidR="002C6644">
        <w:t>GCC 3.4.5.   This was tested first on Windows as</w:t>
      </w:r>
      <w:r w:rsidR="00223A7D">
        <w:t xml:space="preserve"> version</w:t>
      </w:r>
      <w:r w:rsidR="002C6644">
        <w:t xml:space="preserve"> 2.0.0 and then ported to Linux.</w:t>
      </w:r>
    </w:p>
    <w:p w:rsidR="00ED24DD" w:rsidRDefault="00ED24DD" w:rsidP="00D069B8">
      <w:pPr>
        <w:pStyle w:val="Heading2"/>
      </w:pPr>
      <w:bookmarkStart w:id="374" w:name="1_2_Scope"/>
      <w:bookmarkStart w:id="375" w:name="1_3_Applicable_documents"/>
      <w:bookmarkStart w:id="376" w:name="_Toc444856281"/>
      <w:bookmarkEnd w:id="374"/>
      <w:bookmarkEnd w:id="375"/>
      <w:r>
        <w:t>Scope</w:t>
      </w:r>
      <w:bookmarkEnd w:id="376"/>
    </w:p>
    <w:p w:rsidR="00085F3C" w:rsidRDefault="00085F3C" w:rsidP="00085F3C">
      <w:r>
        <w:t>This document compares res</w:t>
      </w:r>
      <w:r w:rsidR="00270062">
        <w:t xml:space="preserve">ults generated by </w:t>
      </w:r>
      <w:proofErr w:type="spellStart"/>
      <w:r w:rsidR="00E414EF">
        <w:t>BeamEff</w:t>
      </w:r>
      <w:proofErr w:type="spellEnd"/>
      <w:r w:rsidR="00E414EF">
        <w:t xml:space="preserve"> </w:t>
      </w:r>
      <w:r w:rsidR="00270062">
        <w:t>versions 1.0.6</w:t>
      </w:r>
      <w:r>
        <w:t xml:space="preserve"> on Windows (</w:t>
      </w:r>
      <w:r w:rsidR="0001341A">
        <w:t xml:space="preserve">as </w:t>
      </w:r>
      <w:r>
        <w:t>modified by ASIAA) and 1.3.</w:t>
      </w:r>
      <w:r w:rsidR="0001341A">
        <w:t>5 and 1.3.</w:t>
      </w:r>
      <w:r>
        <w:t xml:space="preserve">6 on Linux </w:t>
      </w:r>
      <w:r w:rsidR="0001341A">
        <w:t xml:space="preserve">with version </w:t>
      </w:r>
      <w:r>
        <w:t>2.0.</w:t>
      </w:r>
      <w:ins w:id="377" w:author="Morgan McLeod" w:date="2016-03-04T11:48:00Z">
        <w:r w:rsidR="00500230">
          <w:t>x</w:t>
        </w:r>
      </w:ins>
      <w:del w:id="378" w:author="Morgan McLeod" w:date="2016-03-04T11:48:00Z">
        <w:r w:rsidDel="00500230">
          <w:delText>0</w:delText>
        </w:r>
      </w:del>
      <w:r>
        <w:t xml:space="preserve"> on Windows.</w:t>
      </w:r>
    </w:p>
    <w:p w:rsidR="002F05CA" w:rsidRPr="002F05CA" w:rsidRDefault="00085F3C" w:rsidP="002F05CA">
      <w:r>
        <w:t>Sample data sets for Band 1 (ASIAA prototype), Band 2 (NRAO prototype), and Band 6 are compared.</w:t>
      </w:r>
    </w:p>
    <w:p w:rsidR="00D069B8" w:rsidRDefault="00D069B8" w:rsidP="00D069B8">
      <w:pPr>
        <w:pStyle w:val="Heading2"/>
      </w:pPr>
      <w:bookmarkStart w:id="379" w:name="_Toc444856282"/>
      <w:r>
        <w:t>Applicable documents</w:t>
      </w:r>
      <w:bookmarkEnd w:id="379"/>
      <w:r>
        <w:t xml:space="preserve"> </w:t>
      </w:r>
    </w:p>
    <w:p w:rsidR="00D069B8" w:rsidRDefault="00D069B8" w:rsidP="00D069B8">
      <w:r>
        <w:t xml:space="preserve">The following documents are part of this document to the extent specified herein. If not explicitly stated otherwise, the latest issue of the document is valid. </w:t>
      </w:r>
    </w:p>
    <w:p w:rsidR="009E6AA4" w:rsidRDefault="009E6AA4" w:rsidP="00D069B8"/>
    <w:tbl>
      <w:tblPr>
        <w:tblW w:w="0" w:type="auto"/>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005"/>
        <w:gridCol w:w="4140"/>
        <w:gridCol w:w="4500"/>
      </w:tblGrid>
      <w:tr w:rsidR="00D069B8" w:rsidRPr="00C3515C" w:rsidTr="00DC04B3">
        <w:trPr>
          <w:trHeight w:val="432"/>
          <w:tblCellSpacing w:w="0" w:type="dxa"/>
        </w:trPr>
        <w:tc>
          <w:tcPr>
            <w:tcW w:w="1005" w:type="dxa"/>
            <w:shd w:val="clear" w:color="auto" w:fill="687684"/>
            <w:vAlign w:val="center"/>
          </w:tcPr>
          <w:p w:rsidR="00D069B8" w:rsidRPr="00C3515C" w:rsidRDefault="0030002F" w:rsidP="009A091E">
            <w:pPr>
              <w:jc w:val="center"/>
              <w:rPr>
                <w:b/>
                <w:bCs/>
                <w:sz w:val="20"/>
                <w:szCs w:val="20"/>
              </w:rPr>
            </w:pPr>
            <w:r>
              <w:fldChar w:fldCharType="begin"/>
            </w:r>
            <w:r>
              <w:instrText xml:space="preserve"> HYPERLINK "http://wikis.alma.cl/bin/view/AIV/Upgrade-Retrofit-CompletionPlanForSubsystem?sortcol=0;table=1;up=0" \l "sorted_table" \o "Sort by this column" </w:instrText>
            </w:r>
            <w:ins w:id="380" w:author="Morgan McLeod" w:date="2016-03-04T12:00:00Z"/>
            <w:r>
              <w:fldChar w:fldCharType="separate"/>
            </w:r>
            <w:r w:rsidR="00D069B8" w:rsidRPr="00C3515C">
              <w:rPr>
                <w:rStyle w:val="Hyperlink"/>
                <w:b/>
                <w:bCs/>
                <w:color w:val="FFFFFF"/>
                <w:sz w:val="20"/>
                <w:szCs w:val="20"/>
              </w:rPr>
              <w:t>Appl.</w:t>
            </w:r>
            <w:r>
              <w:rPr>
                <w:rStyle w:val="Hyperlink"/>
                <w:b/>
                <w:bCs/>
                <w:color w:val="FFFFFF"/>
                <w:sz w:val="20"/>
                <w:szCs w:val="20"/>
              </w:rPr>
              <w:fldChar w:fldCharType="end"/>
            </w:r>
          </w:p>
        </w:tc>
        <w:tc>
          <w:tcPr>
            <w:tcW w:w="4140" w:type="dxa"/>
            <w:shd w:val="clear" w:color="auto" w:fill="687684"/>
            <w:vAlign w:val="center"/>
          </w:tcPr>
          <w:p w:rsidR="00D069B8" w:rsidRPr="00C3515C" w:rsidRDefault="0030002F" w:rsidP="009A091E">
            <w:pPr>
              <w:jc w:val="center"/>
              <w:rPr>
                <w:b/>
                <w:bCs/>
                <w:sz w:val="20"/>
                <w:szCs w:val="20"/>
              </w:rPr>
            </w:pPr>
            <w:r>
              <w:fldChar w:fldCharType="begin"/>
            </w:r>
            <w:r>
              <w:instrText xml:space="preserve"> HYPERLINK "http://wikis.alma.cl/bin/view/AIV/Upgrade-Retrofit-CompletionPlanForSubsystem?sortcol=1;table=1;up=0" \l "sorted_table" \o "Sort by this column" </w:instrText>
            </w:r>
            <w:ins w:id="381" w:author="Morgan McLeod" w:date="2016-03-04T12:00:00Z"/>
            <w:r>
              <w:fldChar w:fldCharType="separate"/>
            </w:r>
            <w:r w:rsidR="00D069B8" w:rsidRPr="00C3515C">
              <w:rPr>
                <w:rStyle w:val="Hyperlink"/>
                <w:b/>
                <w:bCs/>
                <w:color w:val="FFFFFF"/>
                <w:sz w:val="20"/>
                <w:szCs w:val="20"/>
              </w:rPr>
              <w:t>Document Title</w:t>
            </w:r>
            <w:r>
              <w:rPr>
                <w:rStyle w:val="Hyperlink"/>
                <w:b/>
                <w:bCs/>
                <w:color w:val="FFFFFF"/>
                <w:sz w:val="20"/>
                <w:szCs w:val="20"/>
              </w:rPr>
              <w:fldChar w:fldCharType="end"/>
            </w:r>
          </w:p>
        </w:tc>
        <w:tc>
          <w:tcPr>
            <w:tcW w:w="4500" w:type="dxa"/>
            <w:shd w:val="clear" w:color="auto" w:fill="687684"/>
            <w:vAlign w:val="center"/>
          </w:tcPr>
          <w:p w:rsidR="00D069B8" w:rsidRPr="00C3515C" w:rsidRDefault="0030002F" w:rsidP="009A091E">
            <w:pPr>
              <w:jc w:val="center"/>
              <w:rPr>
                <w:b/>
                <w:bCs/>
                <w:sz w:val="20"/>
                <w:szCs w:val="20"/>
              </w:rPr>
            </w:pPr>
            <w:r>
              <w:fldChar w:fldCharType="begin"/>
            </w:r>
            <w:r>
              <w:instrText xml:space="preserve"> HYPERLINK "http://wikis.alma.cl/bin/view/AIV/Upgrade-Retrofit-CompletionPlanForSubsystem?sortcol=2;table=1;up=0" \l "sorted_table" \o "Sort by this column" </w:instrText>
            </w:r>
            <w:ins w:id="382" w:author="Morgan McLeod" w:date="2016-03-04T12:00:00Z"/>
            <w:r>
              <w:fldChar w:fldCharType="separate"/>
            </w:r>
            <w:r w:rsidR="00D069B8" w:rsidRPr="00C3515C">
              <w:rPr>
                <w:rStyle w:val="Hyperlink"/>
                <w:b/>
                <w:bCs/>
                <w:color w:val="FFFFFF"/>
                <w:sz w:val="20"/>
                <w:szCs w:val="20"/>
              </w:rPr>
              <w:t>ALMA Doc. Number</w:t>
            </w:r>
            <w:r>
              <w:rPr>
                <w:rStyle w:val="Hyperlink"/>
                <w:b/>
                <w:bCs/>
                <w:color w:val="FFFFFF"/>
                <w:sz w:val="20"/>
                <w:szCs w:val="20"/>
              </w:rPr>
              <w:fldChar w:fldCharType="end"/>
            </w:r>
          </w:p>
        </w:tc>
      </w:tr>
      <w:tr w:rsidR="00486984" w:rsidRPr="00C3515C" w:rsidTr="00DC04B3">
        <w:trPr>
          <w:trHeight w:val="432"/>
          <w:tblCellSpacing w:w="0" w:type="dxa"/>
        </w:trPr>
        <w:tc>
          <w:tcPr>
            <w:tcW w:w="1005" w:type="dxa"/>
            <w:shd w:val="clear" w:color="auto" w:fill="FFFFFF"/>
            <w:vAlign w:val="center"/>
          </w:tcPr>
          <w:p w:rsidR="00486984" w:rsidRPr="00F263CB" w:rsidRDefault="002F05CA" w:rsidP="009A091E">
            <w:pPr>
              <w:jc w:val="center"/>
              <w:rPr>
                <w:sz w:val="20"/>
                <w:szCs w:val="20"/>
              </w:rPr>
            </w:pPr>
            <w:r>
              <w:rPr>
                <w:sz w:val="20"/>
                <w:szCs w:val="20"/>
              </w:rPr>
              <w:t>[AD1]</w:t>
            </w:r>
          </w:p>
        </w:tc>
        <w:tc>
          <w:tcPr>
            <w:tcW w:w="4140" w:type="dxa"/>
            <w:shd w:val="clear" w:color="auto" w:fill="FFFFFF"/>
            <w:vAlign w:val="center"/>
          </w:tcPr>
          <w:p w:rsidR="00486984" w:rsidRPr="00C3515C" w:rsidRDefault="002F05CA" w:rsidP="00320CC4">
            <w:pPr>
              <w:rPr>
                <w:sz w:val="20"/>
                <w:szCs w:val="20"/>
              </w:rPr>
            </w:pPr>
            <w:r w:rsidRPr="002F05CA">
              <w:rPr>
                <w:sz w:val="20"/>
                <w:szCs w:val="20"/>
              </w:rPr>
              <w:t>FETMS</w:t>
            </w:r>
            <w:r>
              <w:rPr>
                <w:sz w:val="20"/>
                <w:szCs w:val="20"/>
              </w:rPr>
              <w:t xml:space="preserve"> </w:t>
            </w:r>
            <w:r w:rsidRPr="002F05CA">
              <w:rPr>
                <w:sz w:val="20"/>
                <w:szCs w:val="20"/>
              </w:rPr>
              <w:t>Beam Efficiency Calculator</w:t>
            </w:r>
            <w:r>
              <w:rPr>
                <w:sz w:val="20"/>
                <w:szCs w:val="20"/>
              </w:rPr>
              <w:t xml:space="preserve"> </w:t>
            </w:r>
            <w:r w:rsidRPr="002F05CA">
              <w:rPr>
                <w:sz w:val="20"/>
                <w:szCs w:val="20"/>
              </w:rPr>
              <w:t>User Manua</w:t>
            </w:r>
            <w:r>
              <w:rPr>
                <w:sz w:val="20"/>
                <w:szCs w:val="20"/>
              </w:rPr>
              <w:t>l</w:t>
            </w:r>
          </w:p>
        </w:tc>
        <w:tc>
          <w:tcPr>
            <w:tcW w:w="4500" w:type="dxa"/>
            <w:shd w:val="clear" w:color="auto" w:fill="FFFFFF"/>
            <w:vAlign w:val="center"/>
          </w:tcPr>
          <w:p w:rsidR="00486984" w:rsidRPr="00C3515C" w:rsidRDefault="0030002F" w:rsidP="00320CC4">
            <w:pPr>
              <w:rPr>
                <w:sz w:val="20"/>
                <w:szCs w:val="20"/>
              </w:rPr>
            </w:pPr>
            <w:r>
              <w:fldChar w:fldCharType="begin"/>
            </w:r>
            <w:r>
              <w:instrText xml:space="preserve"> HYPERLINK "http://edm.alma.cl/forums/alma/dispatch.cgi/iptfedocs/docProfile/111317/" </w:instrText>
            </w:r>
            <w:ins w:id="383" w:author="Morgan McLeod" w:date="2016-03-04T12:00:00Z"/>
            <w:r>
              <w:fldChar w:fldCharType="separate"/>
            </w:r>
            <w:r w:rsidR="002F05CA" w:rsidRPr="002F05CA">
              <w:rPr>
                <w:rStyle w:val="Hyperlink"/>
                <w:sz w:val="20"/>
                <w:szCs w:val="20"/>
              </w:rPr>
              <w:t>FEND-40.09.00.00-014-B-MAN</w:t>
            </w:r>
            <w:r>
              <w:rPr>
                <w:rStyle w:val="Hyperlink"/>
                <w:sz w:val="20"/>
                <w:szCs w:val="20"/>
              </w:rPr>
              <w:fldChar w:fldCharType="end"/>
            </w:r>
          </w:p>
        </w:tc>
      </w:tr>
      <w:tr w:rsidR="00486984" w:rsidRPr="00C3515C" w:rsidTr="00DC04B3">
        <w:trPr>
          <w:trHeight w:val="432"/>
          <w:tblCellSpacing w:w="0" w:type="dxa"/>
        </w:trPr>
        <w:tc>
          <w:tcPr>
            <w:tcW w:w="1005" w:type="dxa"/>
            <w:shd w:val="clear" w:color="auto" w:fill="EDF4F9"/>
            <w:vAlign w:val="center"/>
          </w:tcPr>
          <w:p w:rsidR="00486984" w:rsidRPr="00C3515C" w:rsidRDefault="002A5D49" w:rsidP="009A091E">
            <w:pPr>
              <w:jc w:val="center"/>
              <w:rPr>
                <w:sz w:val="20"/>
                <w:szCs w:val="20"/>
              </w:rPr>
            </w:pPr>
            <w:r>
              <w:rPr>
                <w:sz w:val="20"/>
                <w:szCs w:val="20"/>
              </w:rPr>
              <w:t>[AD2]</w:t>
            </w:r>
          </w:p>
        </w:tc>
        <w:tc>
          <w:tcPr>
            <w:tcW w:w="4140" w:type="dxa"/>
            <w:shd w:val="clear" w:color="auto" w:fill="EDF4F9"/>
            <w:vAlign w:val="center"/>
          </w:tcPr>
          <w:p w:rsidR="00486984" w:rsidRPr="00C3515C" w:rsidRDefault="00871EE8" w:rsidP="00320CC4">
            <w:pPr>
              <w:rPr>
                <w:sz w:val="20"/>
                <w:szCs w:val="20"/>
              </w:rPr>
            </w:pPr>
            <w:r>
              <w:rPr>
                <w:sz w:val="20"/>
                <w:szCs w:val="20"/>
              </w:rPr>
              <w:t>“</w:t>
            </w:r>
            <w:r w:rsidR="002A5D49" w:rsidRPr="002A5D49">
              <w:rPr>
                <w:sz w:val="20"/>
                <w:szCs w:val="20"/>
              </w:rPr>
              <w:t xml:space="preserve">Calculation of Efficiencies, </w:t>
            </w:r>
            <w:proofErr w:type="spellStart"/>
            <w:r w:rsidR="002A5D49" w:rsidRPr="002A5D49">
              <w:rPr>
                <w:sz w:val="20"/>
                <w:szCs w:val="20"/>
              </w:rPr>
              <w:t>etc</w:t>
            </w:r>
            <w:proofErr w:type="spellEnd"/>
            <w:r w:rsidR="002A5D49" w:rsidRPr="002A5D49">
              <w:rPr>
                <w:sz w:val="20"/>
                <w:szCs w:val="20"/>
              </w:rPr>
              <w:t>, from Beam-Scanning Data</w:t>
            </w:r>
            <w:r>
              <w:rPr>
                <w:sz w:val="20"/>
                <w:szCs w:val="20"/>
              </w:rPr>
              <w:t>”, Richard Hills 2008-06-22</w:t>
            </w:r>
          </w:p>
        </w:tc>
        <w:tc>
          <w:tcPr>
            <w:tcW w:w="4500" w:type="dxa"/>
            <w:shd w:val="clear" w:color="auto" w:fill="EDF4F9"/>
            <w:vAlign w:val="center"/>
          </w:tcPr>
          <w:p w:rsidR="00486984" w:rsidRPr="00C3515C" w:rsidRDefault="0030002F" w:rsidP="00320CC4">
            <w:pPr>
              <w:rPr>
                <w:sz w:val="20"/>
                <w:szCs w:val="20"/>
              </w:rPr>
            </w:pPr>
            <w:r>
              <w:fldChar w:fldCharType="begin"/>
            </w:r>
            <w:r>
              <w:instrText xml:space="preserve"> HYPERLINK "https://safe.nrao.edu/wiki/pub/ALMA/FEICBeamScanningResults/Calculation_of_Efficiencies.pdf" </w:instrText>
            </w:r>
            <w:ins w:id="384" w:author="Morgan McLeod" w:date="2016-03-04T12:00:00Z"/>
            <w:r>
              <w:fldChar w:fldCharType="separate"/>
            </w:r>
            <w:r w:rsidR="00FD06BF">
              <w:rPr>
                <w:rStyle w:val="Hyperlink"/>
                <w:sz w:val="20"/>
                <w:szCs w:val="20"/>
              </w:rPr>
              <w:t>NRAO</w:t>
            </w:r>
            <w:r>
              <w:rPr>
                <w:rStyle w:val="Hyperlink"/>
                <w:sz w:val="20"/>
                <w:szCs w:val="20"/>
              </w:rPr>
              <w:fldChar w:fldCharType="end"/>
            </w:r>
            <w:r w:rsidR="00FD06BF">
              <w:rPr>
                <w:rStyle w:val="Hyperlink"/>
                <w:sz w:val="20"/>
                <w:szCs w:val="20"/>
              </w:rPr>
              <w:t xml:space="preserve"> Public Wiki Page</w:t>
            </w:r>
          </w:p>
        </w:tc>
      </w:tr>
      <w:tr w:rsidR="00452432" w:rsidRPr="00C3515C" w:rsidTr="00DC04B3">
        <w:trPr>
          <w:trHeight w:val="432"/>
          <w:tblCellSpacing w:w="0" w:type="dxa"/>
        </w:trPr>
        <w:tc>
          <w:tcPr>
            <w:tcW w:w="1005" w:type="dxa"/>
            <w:shd w:val="clear" w:color="auto" w:fill="EDF4F9"/>
            <w:vAlign w:val="center"/>
          </w:tcPr>
          <w:p w:rsidR="00452432" w:rsidRDefault="00452432" w:rsidP="009A091E">
            <w:pPr>
              <w:jc w:val="center"/>
              <w:rPr>
                <w:sz w:val="20"/>
                <w:szCs w:val="20"/>
              </w:rPr>
            </w:pPr>
          </w:p>
        </w:tc>
        <w:tc>
          <w:tcPr>
            <w:tcW w:w="4140" w:type="dxa"/>
            <w:shd w:val="clear" w:color="auto" w:fill="EDF4F9"/>
            <w:vAlign w:val="center"/>
          </w:tcPr>
          <w:p w:rsidR="00452432" w:rsidRPr="00452432" w:rsidRDefault="00452432" w:rsidP="009A091E">
            <w:pPr>
              <w:jc w:val="center"/>
              <w:rPr>
                <w:sz w:val="20"/>
                <w:szCs w:val="20"/>
              </w:rPr>
            </w:pPr>
          </w:p>
        </w:tc>
        <w:tc>
          <w:tcPr>
            <w:tcW w:w="4500" w:type="dxa"/>
            <w:shd w:val="clear" w:color="auto" w:fill="EDF4F9"/>
            <w:vAlign w:val="center"/>
          </w:tcPr>
          <w:p w:rsidR="00452432" w:rsidRDefault="00452432" w:rsidP="009A091E">
            <w:pPr>
              <w:jc w:val="center"/>
              <w:rPr>
                <w:sz w:val="20"/>
                <w:szCs w:val="20"/>
              </w:rPr>
            </w:pPr>
          </w:p>
        </w:tc>
      </w:tr>
    </w:tbl>
    <w:p w:rsidR="00C3515C" w:rsidRPr="004D6430" w:rsidRDefault="00C3515C" w:rsidP="002A6472">
      <w:pPr>
        <w:pStyle w:val="Heading2"/>
      </w:pPr>
      <w:bookmarkStart w:id="385" w:name="1_4_Acronyms"/>
      <w:bookmarkStart w:id="386" w:name="_Toc518900238"/>
      <w:bookmarkStart w:id="387" w:name="_Toc36454887"/>
      <w:bookmarkStart w:id="388" w:name="_Toc101079560"/>
      <w:bookmarkStart w:id="389" w:name="_Toc101079661"/>
      <w:bookmarkStart w:id="390" w:name="_Toc275874628"/>
      <w:bookmarkStart w:id="391" w:name="_Toc318200897"/>
      <w:bookmarkStart w:id="392" w:name="_Toc444856283"/>
      <w:bookmarkEnd w:id="385"/>
      <w:r w:rsidRPr="004D6430">
        <w:t>Reference documents</w:t>
      </w:r>
      <w:bookmarkEnd w:id="386"/>
      <w:bookmarkEnd w:id="387"/>
      <w:bookmarkEnd w:id="388"/>
      <w:bookmarkEnd w:id="389"/>
      <w:bookmarkEnd w:id="390"/>
      <w:bookmarkEnd w:id="391"/>
      <w:bookmarkEnd w:id="392"/>
    </w:p>
    <w:p w:rsidR="00C3515C" w:rsidRDefault="00C3515C" w:rsidP="00C3515C">
      <w:r w:rsidRPr="004D6430">
        <w:t>The following documents contain additional information and are referenced in this document.</w:t>
      </w:r>
    </w:p>
    <w:p w:rsidR="00C3515C" w:rsidRPr="004D6430" w:rsidRDefault="00C3515C" w:rsidP="00C3515C"/>
    <w:tbl>
      <w:tblPr>
        <w:tblW w:w="9630" w:type="dxa"/>
        <w:tblInd w:w="108" w:type="dxa"/>
        <w:tblBorders>
          <w:top w:val="single" w:sz="12" w:space="0" w:color="000000"/>
          <w:bottom w:val="single" w:sz="12" w:space="0" w:color="000000"/>
        </w:tblBorders>
        <w:tblLayout w:type="fixed"/>
        <w:tblLook w:val="0000" w:firstRow="0" w:lastRow="0" w:firstColumn="0" w:lastColumn="0" w:noHBand="0" w:noVBand="0"/>
      </w:tblPr>
      <w:tblGrid>
        <w:gridCol w:w="1134"/>
        <w:gridCol w:w="4395"/>
        <w:gridCol w:w="4101"/>
      </w:tblGrid>
      <w:tr w:rsidR="00C3515C" w:rsidRPr="00F263CB" w:rsidTr="009E6AA4">
        <w:trPr>
          <w:trHeight w:val="432"/>
          <w:tblHeader/>
        </w:trPr>
        <w:tc>
          <w:tcPr>
            <w:tcW w:w="9630" w:type="dxa"/>
            <w:gridSpan w:val="3"/>
            <w:tcBorders>
              <w:top w:val="single" w:sz="2" w:space="0" w:color="000000"/>
              <w:left w:val="single" w:sz="2" w:space="0" w:color="000000"/>
              <w:bottom w:val="single" w:sz="2" w:space="0" w:color="000000"/>
              <w:right w:val="single" w:sz="2" w:space="0" w:color="000000"/>
            </w:tcBorders>
            <w:shd w:val="clear" w:color="auto" w:fill="687684"/>
            <w:vAlign w:val="center"/>
          </w:tcPr>
          <w:p w:rsidR="00C3515C" w:rsidRPr="00486984" w:rsidRDefault="00C3515C" w:rsidP="00486984">
            <w:pPr>
              <w:jc w:val="center"/>
              <w:rPr>
                <w:b/>
                <w:color w:val="FFFFFF" w:themeColor="background1"/>
                <w:sz w:val="20"/>
                <w:szCs w:val="20"/>
                <w:u w:val="single"/>
              </w:rPr>
            </w:pPr>
            <w:bookmarkStart w:id="393" w:name="_Toc318201271"/>
            <w:r w:rsidRPr="00486984">
              <w:rPr>
                <w:b/>
                <w:color w:val="FFFFFF" w:themeColor="background1"/>
                <w:sz w:val="20"/>
                <w:szCs w:val="20"/>
                <w:u w:val="single"/>
              </w:rPr>
              <w:t xml:space="preserve">Table </w:t>
            </w:r>
            <w:r w:rsidR="00A26DA2" w:rsidRPr="00486984">
              <w:rPr>
                <w:b/>
                <w:color w:val="FFFFFF" w:themeColor="background1"/>
                <w:sz w:val="20"/>
                <w:szCs w:val="20"/>
                <w:u w:val="single"/>
              </w:rPr>
              <w:fldChar w:fldCharType="begin"/>
            </w:r>
            <w:r w:rsidRPr="00486984">
              <w:rPr>
                <w:b/>
                <w:color w:val="FFFFFF" w:themeColor="background1"/>
                <w:sz w:val="20"/>
                <w:szCs w:val="20"/>
                <w:u w:val="single"/>
              </w:rPr>
              <w:instrText xml:space="preserve"> SEQ Table \* ARABIC </w:instrText>
            </w:r>
            <w:r w:rsidR="00A26DA2" w:rsidRPr="00486984">
              <w:rPr>
                <w:b/>
                <w:color w:val="FFFFFF" w:themeColor="background1"/>
                <w:sz w:val="20"/>
                <w:szCs w:val="20"/>
                <w:u w:val="single"/>
              </w:rPr>
              <w:fldChar w:fldCharType="separate"/>
            </w:r>
            <w:r w:rsidR="00AA5C56">
              <w:rPr>
                <w:b/>
                <w:noProof/>
                <w:color w:val="FFFFFF" w:themeColor="background1"/>
                <w:sz w:val="20"/>
                <w:szCs w:val="20"/>
                <w:u w:val="single"/>
              </w:rPr>
              <w:t>1</w:t>
            </w:r>
            <w:r w:rsidR="00A26DA2" w:rsidRPr="00486984">
              <w:rPr>
                <w:b/>
                <w:color w:val="FFFFFF" w:themeColor="background1"/>
                <w:sz w:val="20"/>
                <w:szCs w:val="20"/>
                <w:u w:val="single"/>
              </w:rPr>
              <w:fldChar w:fldCharType="end"/>
            </w:r>
            <w:r w:rsidRPr="00486984">
              <w:rPr>
                <w:b/>
                <w:color w:val="FFFFFF" w:themeColor="background1"/>
                <w:sz w:val="20"/>
                <w:szCs w:val="20"/>
                <w:u w:val="single"/>
              </w:rPr>
              <w:t xml:space="preserve"> – Reference Documents</w:t>
            </w:r>
            <w:bookmarkEnd w:id="393"/>
          </w:p>
        </w:tc>
      </w:tr>
      <w:tr w:rsidR="00C3515C" w:rsidRPr="00F263CB" w:rsidTr="009E6AA4">
        <w:trPr>
          <w:trHeight w:val="432"/>
          <w:tblHeader/>
        </w:trPr>
        <w:tc>
          <w:tcPr>
            <w:tcW w:w="1134" w:type="dxa"/>
            <w:tcBorders>
              <w:top w:val="single" w:sz="2" w:space="0" w:color="000000"/>
              <w:left w:val="single" w:sz="2" w:space="0" w:color="000000"/>
              <w:bottom w:val="single" w:sz="4" w:space="0" w:color="auto"/>
              <w:right w:val="single" w:sz="6" w:space="0" w:color="000000"/>
            </w:tcBorders>
            <w:shd w:val="clear" w:color="auto" w:fill="687684"/>
            <w:vAlign w:val="center"/>
          </w:tcPr>
          <w:p w:rsidR="00C3515C" w:rsidRPr="00486984" w:rsidRDefault="00C3515C" w:rsidP="00486984">
            <w:pPr>
              <w:jc w:val="center"/>
              <w:rPr>
                <w:b/>
                <w:color w:val="FFFFFF" w:themeColor="background1"/>
                <w:sz w:val="20"/>
                <w:szCs w:val="20"/>
                <w:u w:val="single"/>
              </w:rPr>
            </w:pPr>
            <w:r w:rsidRPr="00486984">
              <w:rPr>
                <w:b/>
                <w:color w:val="FFFFFF" w:themeColor="background1"/>
                <w:sz w:val="20"/>
                <w:szCs w:val="20"/>
                <w:u w:val="single"/>
              </w:rPr>
              <w:t>Reference</w:t>
            </w:r>
          </w:p>
        </w:tc>
        <w:tc>
          <w:tcPr>
            <w:tcW w:w="4395" w:type="dxa"/>
            <w:tcBorders>
              <w:top w:val="single" w:sz="2" w:space="0" w:color="000000"/>
              <w:left w:val="single" w:sz="6" w:space="0" w:color="000000"/>
              <w:bottom w:val="single" w:sz="4" w:space="0" w:color="auto"/>
              <w:right w:val="single" w:sz="6" w:space="0" w:color="000000"/>
            </w:tcBorders>
            <w:shd w:val="clear" w:color="auto" w:fill="687684"/>
            <w:vAlign w:val="center"/>
          </w:tcPr>
          <w:p w:rsidR="00C3515C" w:rsidRPr="00486984" w:rsidRDefault="009E6AA4" w:rsidP="00486984">
            <w:pPr>
              <w:jc w:val="center"/>
              <w:rPr>
                <w:b/>
                <w:color w:val="FFFFFF" w:themeColor="background1"/>
                <w:sz w:val="20"/>
                <w:szCs w:val="20"/>
                <w:u w:val="single"/>
              </w:rPr>
            </w:pPr>
            <w:r>
              <w:rPr>
                <w:b/>
                <w:color w:val="FFFFFF" w:themeColor="background1"/>
                <w:sz w:val="20"/>
                <w:szCs w:val="20"/>
                <w:u w:val="single"/>
              </w:rPr>
              <w:t>Document T</w:t>
            </w:r>
            <w:r w:rsidR="00C3515C" w:rsidRPr="00486984">
              <w:rPr>
                <w:b/>
                <w:color w:val="FFFFFF" w:themeColor="background1"/>
                <w:sz w:val="20"/>
                <w:szCs w:val="20"/>
                <w:u w:val="single"/>
              </w:rPr>
              <w:t>itle</w:t>
            </w:r>
          </w:p>
        </w:tc>
        <w:tc>
          <w:tcPr>
            <w:tcW w:w="4101" w:type="dxa"/>
            <w:tcBorders>
              <w:top w:val="single" w:sz="2" w:space="0" w:color="000000"/>
              <w:left w:val="single" w:sz="6" w:space="0" w:color="000000"/>
              <w:bottom w:val="single" w:sz="4" w:space="0" w:color="auto"/>
              <w:right w:val="single" w:sz="2" w:space="0" w:color="000000"/>
            </w:tcBorders>
            <w:shd w:val="clear" w:color="auto" w:fill="687684"/>
            <w:vAlign w:val="center"/>
          </w:tcPr>
          <w:p w:rsidR="00C3515C" w:rsidRPr="00486984" w:rsidRDefault="00C3515C" w:rsidP="00486984">
            <w:pPr>
              <w:jc w:val="center"/>
              <w:rPr>
                <w:b/>
                <w:color w:val="FFFFFF" w:themeColor="background1"/>
                <w:sz w:val="20"/>
                <w:szCs w:val="20"/>
                <w:u w:val="single"/>
              </w:rPr>
            </w:pPr>
            <w:r w:rsidRPr="00486984">
              <w:rPr>
                <w:b/>
                <w:color w:val="FFFFFF" w:themeColor="background1"/>
                <w:sz w:val="20"/>
                <w:szCs w:val="20"/>
                <w:u w:val="single"/>
              </w:rPr>
              <w:t>Document ID</w:t>
            </w:r>
          </w:p>
        </w:tc>
      </w:tr>
      <w:tr w:rsidR="00985E6A" w:rsidRPr="00F263CB" w:rsidTr="009E6AA4">
        <w:trPr>
          <w:trHeight w:val="432"/>
        </w:trPr>
        <w:tc>
          <w:tcPr>
            <w:tcW w:w="1134" w:type="dxa"/>
            <w:tcBorders>
              <w:top w:val="single" w:sz="4" w:space="0" w:color="auto"/>
              <w:left w:val="single" w:sz="4" w:space="0" w:color="000000"/>
              <w:bottom w:val="single" w:sz="4" w:space="0" w:color="auto"/>
              <w:right w:val="single" w:sz="4" w:space="0" w:color="000000"/>
            </w:tcBorders>
            <w:vAlign w:val="center"/>
          </w:tcPr>
          <w:p w:rsidR="00985E6A" w:rsidRPr="00F263CB" w:rsidRDefault="002F05CA" w:rsidP="009C788F">
            <w:pPr>
              <w:jc w:val="center"/>
              <w:rPr>
                <w:sz w:val="20"/>
                <w:szCs w:val="20"/>
              </w:rPr>
            </w:pPr>
            <w:r>
              <w:rPr>
                <w:sz w:val="20"/>
                <w:szCs w:val="20"/>
              </w:rPr>
              <w:t>[RD1]</w:t>
            </w:r>
          </w:p>
        </w:tc>
        <w:tc>
          <w:tcPr>
            <w:tcW w:w="4395" w:type="dxa"/>
            <w:tcBorders>
              <w:top w:val="single" w:sz="4" w:space="0" w:color="auto"/>
              <w:left w:val="nil"/>
              <w:bottom w:val="single" w:sz="4" w:space="0" w:color="auto"/>
              <w:right w:val="single" w:sz="4" w:space="0" w:color="000000"/>
            </w:tcBorders>
            <w:vAlign w:val="center"/>
          </w:tcPr>
          <w:p w:rsidR="00985E6A" w:rsidRPr="00F263CB" w:rsidRDefault="002F05CA" w:rsidP="009C788F">
            <w:pPr>
              <w:rPr>
                <w:sz w:val="20"/>
                <w:szCs w:val="20"/>
              </w:rPr>
            </w:pPr>
            <w:r w:rsidRPr="002F05CA">
              <w:rPr>
                <w:sz w:val="20"/>
                <w:szCs w:val="20"/>
              </w:rPr>
              <w:t xml:space="preserve">Beam Efficiency Calculator </w:t>
            </w:r>
            <w:proofErr w:type="spellStart"/>
            <w:r w:rsidRPr="002F05CA">
              <w:rPr>
                <w:sz w:val="20"/>
                <w:szCs w:val="20"/>
              </w:rPr>
              <w:t>LabView</w:t>
            </w:r>
            <w:proofErr w:type="spellEnd"/>
            <w:r w:rsidRPr="002F05CA">
              <w:rPr>
                <w:sz w:val="20"/>
                <w:szCs w:val="20"/>
              </w:rPr>
              <w:t xml:space="preserve"> GUI User Manual</w:t>
            </w:r>
          </w:p>
        </w:tc>
        <w:tc>
          <w:tcPr>
            <w:tcW w:w="4101" w:type="dxa"/>
            <w:tcBorders>
              <w:top w:val="single" w:sz="4" w:space="0" w:color="auto"/>
              <w:left w:val="single" w:sz="4" w:space="0" w:color="auto"/>
              <w:bottom w:val="single" w:sz="4" w:space="0" w:color="auto"/>
              <w:right w:val="single" w:sz="4" w:space="0" w:color="000000"/>
            </w:tcBorders>
            <w:vAlign w:val="center"/>
          </w:tcPr>
          <w:p w:rsidR="00985E6A" w:rsidRPr="00F263CB" w:rsidRDefault="0030002F" w:rsidP="009C788F">
            <w:pPr>
              <w:keepNext/>
              <w:rPr>
                <w:sz w:val="20"/>
                <w:szCs w:val="20"/>
              </w:rPr>
            </w:pPr>
            <w:r>
              <w:fldChar w:fldCharType="begin"/>
            </w:r>
            <w:r>
              <w:instrText xml:space="preserve"> HYPERLINK "http://edm.alma.cl/forums/alma/dispatch.cgi/iptfedocs/docProfile/111322/" </w:instrText>
            </w:r>
            <w:ins w:id="394" w:author="Morgan McLeod" w:date="2016-03-04T12:00:00Z"/>
            <w:r>
              <w:fldChar w:fldCharType="separate"/>
            </w:r>
            <w:r w:rsidR="002F05CA" w:rsidRPr="002F05CA">
              <w:rPr>
                <w:rStyle w:val="Hyperlink"/>
                <w:sz w:val="20"/>
                <w:szCs w:val="20"/>
              </w:rPr>
              <w:t>FEND-40.09.00.00-015-B-MAN</w:t>
            </w:r>
            <w:r>
              <w:rPr>
                <w:rStyle w:val="Hyperlink"/>
                <w:sz w:val="20"/>
                <w:szCs w:val="20"/>
              </w:rPr>
              <w:fldChar w:fldCharType="end"/>
            </w:r>
          </w:p>
        </w:tc>
      </w:tr>
      <w:tr w:rsidR="00C3515C" w:rsidRPr="00F263CB" w:rsidTr="00B879B7">
        <w:trPr>
          <w:trHeight w:val="432"/>
        </w:trPr>
        <w:tc>
          <w:tcPr>
            <w:tcW w:w="1134" w:type="dxa"/>
            <w:tcBorders>
              <w:top w:val="single" w:sz="2" w:space="0" w:color="000000"/>
              <w:left w:val="single" w:sz="4" w:space="0" w:color="000000"/>
              <w:bottom w:val="single" w:sz="2" w:space="0" w:color="000000"/>
              <w:right w:val="single" w:sz="4" w:space="0" w:color="000000"/>
            </w:tcBorders>
            <w:vAlign w:val="center"/>
          </w:tcPr>
          <w:p w:rsidR="00C3515C" w:rsidRPr="00F263CB" w:rsidRDefault="009C17A1" w:rsidP="00C3515C">
            <w:pPr>
              <w:jc w:val="center"/>
              <w:rPr>
                <w:sz w:val="20"/>
                <w:szCs w:val="20"/>
              </w:rPr>
            </w:pPr>
            <w:r>
              <w:rPr>
                <w:sz w:val="20"/>
                <w:szCs w:val="20"/>
              </w:rPr>
              <w:t>[RD2]</w:t>
            </w:r>
          </w:p>
        </w:tc>
        <w:tc>
          <w:tcPr>
            <w:tcW w:w="4395" w:type="dxa"/>
            <w:tcBorders>
              <w:top w:val="single" w:sz="2" w:space="0" w:color="000000"/>
              <w:left w:val="nil"/>
              <w:bottom w:val="single" w:sz="2" w:space="0" w:color="000000"/>
              <w:right w:val="single" w:sz="4" w:space="0" w:color="000000"/>
            </w:tcBorders>
            <w:vAlign w:val="center"/>
          </w:tcPr>
          <w:p w:rsidR="00C3515C" w:rsidRDefault="009C17A1" w:rsidP="002A6472">
            <w:pPr>
              <w:rPr>
                <w:sz w:val="20"/>
                <w:szCs w:val="20"/>
              </w:rPr>
            </w:pPr>
            <w:r w:rsidRPr="009C17A1">
              <w:rPr>
                <w:sz w:val="20"/>
                <w:szCs w:val="20"/>
              </w:rPr>
              <w:t>20110106Beam_efficiency_calculator_ACA7m</w:t>
            </w:r>
          </w:p>
          <w:p w:rsidR="009C17A1" w:rsidRPr="00F263CB" w:rsidRDefault="009C17A1" w:rsidP="002A6472">
            <w:pPr>
              <w:rPr>
                <w:sz w:val="20"/>
                <w:szCs w:val="20"/>
              </w:rPr>
            </w:pPr>
            <w:r>
              <w:rPr>
                <w:sz w:val="20"/>
                <w:szCs w:val="20"/>
              </w:rPr>
              <w:t xml:space="preserve">Masahiro </w:t>
            </w:r>
            <w:proofErr w:type="spellStart"/>
            <w:r>
              <w:rPr>
                <w:sz w:val="20"/>
                <w:szCs w:val="20"/>
              </w:rPr>
              <w:t>Sugimito</w:t>
            </w:r>
            <w:proofErr w:type="spellEnd"/>
          </w:p>
        </w:tc>
        <w:tc>
          <w:tcPr>
            <w:tcW w:w="4101" w:type="dxa"/>
            <w:tcBorders>
              <w:top w:val="single" w:sz="2" w:space="0" w:color="000000"/>
              <w:left w:val="single" w:sz="4" w:space="0" w:color="auto"/>
              <w:bottom w:val="single" w:sz="2" w:space="0" w:color="000000"/>
              <w:right w:val="single" w:sz="4" w:space="0" w:color="000000"/>
            </w:tcBorders>
            <w:vAlign w:val="center"/>
          </w:tcPr>
          <w:p w:rsidR="00C3515C" w:rsidRPr="00F263CB" w:rsidRDefault="009C17A1" w:rsidP="00FD5831">
            <w:pPr>
              <w:rPr>
                <w:sz w:val="20"/>
                <w:szCs w:val="20"/>
              </w:rPr>
            </w:pPr>
            <w:r>
              <w:rPr>
                <w:sz w:val="20"/>
                <w:szCs w:val="20"/>
              </w:rPr>
              <w:t>no ALMA doc number</w:t>
            </w:r>
          </w:p>
        </w:tc>
      </w:tr>
      <w:tr w:rsidR="00B879B7" w:rsidRPr="00F263CB" w:rsidTr="0003107A">
        <w:trPr>
          <w:trHeight w:val="432"/>
        </w:trPr>
        <w:tc>
          <w:tcPr>
            <w:tcW w:w="1134" w:type="dxa"/>
            <w:tcBorders>
              <w:top w:val="single" w:sz="2" w:space="0" w:color="000000"/>
              <w:left w:val="single" w:sz="4" w:space="0" w:color="000000"/>
              <w:bottom w:val="single" w:sz="2" w:space="0" w:color="000000"/>
              <w:right w:val="single" w:sz="4" w:space="0" w:color="000000"/>
            </w:tcBorders>
            <w:vAlign w:val="center"/>
          </w:tcPr>
          <w:p w:rsidR="00B879B7" w:rsidRDefault="00B879B7" w:rsidP="00C3515C">
            <w:pPr>
              <w:jc w:val="center"/>
              <w:rPr>
                <w:sz w:val="20"/>
                <w:szCs w:val="20"/>
              </w:rPr>
            </w:pPr>
            <w:r>
              <w:rPr>
                <w:sz w:val="20"/>
                <w:szCs w:val="20"/>
              </w:rPr>
              <w:t>[RD3]</w:t>
            </w:r>
          </w:p>
        </w:tc>
        <w:tc>
          <w:tcPr>
            <w:tcW w:w="4395" w:type="dxa"/>
            <w:tcBorders>
              <w:top w:val="single" w:sz="2" w:space="0" w:color="000000"/>
              <w:left w:val="nil"/>
              <w:bottom w:val="single" w:sz="2" w:space="0" w:color="000000"/>
              <w:right w:val="single" w:sz="4" w:space="0" w:color="000000"/>
            </w:tcBorders>
            <w:vAlign w:val="center"/>
          </w:tcPr>
          <w:p w:rsidR="00B879B7" w:rsidRDefault="00B879B7" w:rsidP="00B879B7">
            <w:pPr>
              <w:rPr>
                <w:sz w:val="20"/>
                <w:szCs w:val="20"/>
              </w:rPr>
            </w:pPr>
            <w:r w:rsidRPr="00B879B7">
              <w:rPr>
                <w:sz w:val="20"/>
                <w:szCs w:val="20"/>
              </w:rPr>
              <w:t>Analysis of FEIC Efficiency Calculator</w:t>
            </w:r>
          </w:p>
          <w:p w:rsidR="00B879B7" w:rsidRPr="009C17A1" w:rsidRDefault="00B879B7" w:rsidP="00B879B7">
            <w:pPr>
              <w:rPr>
                <w:sz w:val="20"/>
                <w:szCs w:val="20"/>
              </w:rPr>
            </w:pPr>
            <w:r w:rsidRPr="00B879B7">
              <w:rPr>
                <w:sz w:val="20"/>
                <w:szCs w:val="20"/>
              </w:rPr>
              <w:t>Alvaro Gonzalez</w:t>
            </w:r>
            <w:r>
              <w:rPr>
                <w:sz w:val="20"/>
                <w:szCs w:val="20"/>
              </w:rPr>
              <w:t xml:space="preserve">, </w:t>
            </w:r>
            <w:r w:rsidRPr="00B879B7">
              <w:rPr>
                <w:sz w:val="20"/>
                <w:szCs w:val="20"/>
              </w:rPr>
              <w:t>11 Jan 2011</w:t>
            </w:r>
          </w:p>
        </w:tc>
        <w:tc>
          <w:tcPr>
            <w:tcW w:w="4101" w:type="dxa"/>
            <w:tcBorders>
              <w:top w:val="single" w:sz="2" w:space="0" w:color="000000"/>
              <w:left w:val="single" w:sz="4" w:space="0" w:color="auto"/>
              <w:bottom w:val="single" w:sz="2" w:space="0" w:color="000000"/>
              <w:right w:val="single" w:sz="4" w:space="0" w:color="000000"/>
            </w:tcBorders>
            <w:vAlign w:val="center"/>
          </w:tcPr>
          <w:p w:rsidR="00B879B7" w:rsidRDefault="00B879B7" w:rsidP="00FD5831">
            <w:pPr>
              <w:rPr>
                <w:sz w:val="20"/>
                <w:szCs w:val="20"/>
              </w:rPr>
            </w:pPr>
            <w:r>
              <w:rPr>
                <w:sz w:val="20"/>
                <w:szCs w:val="20"/>
              </w:rPr>
              <w:t>NAOJ TN9</w:t>
            </w:r>
          </w:p>
        </w:tc>
      </w:tr>
      <w:tr w:rsidR="0003107A" w:rsidRPr="00F263CB" w:rsidTr="00320CC4">
        <w:trPr>
          <w:trHeight w:val="432"/>
        </w:trPr>
        <w:tc>
          <w:tcPr>
            <w:tcW w:w="1134" w:type="dxa"/>
            <w:tcBorders>
              <w:top w:val="single" w:sz="2" w:space="0" w:color="000000"/>
              <w:left w:val="single" w:sz="4" w:space="0" w:color="000000"/>
              <w:bottom w:val="single" w:sz="2" w:space="0" w:color="000000"/>
              <w:right w:val="single" w:sz="4" w:space="0" w:color="000000"/>
            </w:tcBorders>
            <w:vAlign w:val="center"/>
          </w:tcPr>
          <w:p w:rsidR="0003107A" w:rsidRDefault="0003107A" w:rsidP="00C3515C">
            <w:pPr>
              <w:jc w:val="center"/>
              <w:rPr>
                <w:sz w:val="20"/>
                <w:szCs w:val="20"/>
              </w:rPr>
            </w:pPr>
            <w:r>
              <w:rPr>
                <w:sz w:val="20"/>
                <w:szCs w:val="20"/>
              </w:rPr>
              <w:t>[RD4]</w:t>
            </w:r>
          </w:p>
        </w:tc>
        <w:tc>
          <w:tcPr>
            <w:tcW w:w="4395" w:type="dxa"/>
            <w:tcBorders>
              <w:top w:val="single" w:sz="2" w:space="0" w:color="000000"/>
              <w:left w:val="nil"/>
              <w:bottom w:val="single" w:sz="2" w:space="0" w:color="000000"/>
              <w:right w:val="single" w:sz="4" w:space="0" w:color="000000"/>
            </w:tcBorders>
            <w:vAlign w:val="center"/>
          </w:tcPr>
          <w:p w:rsidR="0003107A" w:rsidRPr="0003107A" w:rsidRDefault="0003107A" w:rsidP="00605D98">
            <w:pPr>
              <w:rPr>
                <w:sz w:val="20"/>
                <w:szCs w:val="20"/>
              </w:rPr>
            </w:pPr>
            <w:r w:rsidRPr="0003107A">
              <w:rPr>
                <w:sz w:val="20"/>
                <w:szCs w:val="20"/>
              </w:rPr>
              <w:t xml:space="preserve">Antenna beam pattern evaluation of ALMA band 9 subsystem at North American Integration Center </w:t>
            </w:r>
          </w:p>
          <w:p w:rsidR="0003107A" w:rsidRPr="00B879B7" w:rsidRDefault="0003107A" w:rsidP="00605D98">
            <w:pPr>
              <w:rPr>
                <w:sz w:val="20"/>
                <w:szCs w:val="20"/>
              </w:rPr>
            </w:pPr>
            <w:r w:rsidRPr="0003107A">
              <w:rPr>
                <w:sz w:val="20"/>
                <w:szCs w:val="20"/>
              </w:rPr>
              <w:t xml:space="preserve">A. </w:t>
            </w:r>
            <w:proofErr w:type="spellStart"/>
            <w:r w:rsidRPr="0003107A">
              <w:rPr>
                <w:sz w:val="20"/>
                <w:szCs w:val="20"/>
              </w:rPr>
              <w:t>Baryshev</w:t>
            </w:r>
            <w:proofErr w:type="spellEnd"/>
            <w:r w:rsidR="00605D98">
              <w:rPr>
                <w:sz w:val="20"/>
                <w:szCs w:val="20"/>
              </w:rPr>
              <w:t>,</w:t>
            </w:r>
            <w:r w:rsidRPr="0003107A">
              <w:rPr>
                <w:sz w:val="20"/>
                <w:szCs w:val="20"/>
              </w:rPr>
              <w:t xml:space="preserve"> 13 June 2008</w:t>
            </w:r>
          </w:p>
        </w:tc>
        <w:tc>
          <w:tcPr>
            <w:tcW w:w="4101" w:type="dxa"/>
            <w:tcBorders>
              <w:top w:val="single" w:sz="2" w:space="0" w:color="000000"/>
              <w:left w:val="single" w:sz="4" w:space="0" w:color="auto"/>
              <w:bottom w:val="single" w:sz="2" w:space="0" w:color="000000"/>
              <w:right w:val="single" w:sz="4" w:space="0" w:color="000000"/>
            </w:tcBorders>
            <w:vAlign w:val="center"/>
          </w:tcPr>
          <w:p w:rsidR="0003107A" w:rsidRDefault="0030002F" w:rsidP="00FD06BF">
            <w:pPr>
              <w:rPr>
                <w:sz w:val="20"/>
                <w:szCs w:val="20"/>
              </w:rPr>
            </w:pPr>
            <w:r>
              <w:fldChar w:fldCharType="begin"/>
            </w:r>
            <w:r>
              <w:instrText xml:space="preserve"> HYPERLINK "https://safe.nrao.edu/wiki/pub/ALMA/FEICBeamScanningResults/FEIC-b9-beam-report-3.pdf" </w:instrText>
            </w:r>
            <w:ins w:id="395" w:author="Morgan McLeod" w:date="2016-03-04T12:00:00Z"/>
            <w:r>
              <w:fldChar w:fldCharType="separate"/>
            </w:r>
            <w:r w:rsidR="00FD06BF">
              <w:rPr>
                <w:rStyle w:val="Hyperlink"/>
                <w:sz w:val="20"/>
                <w:szCs w:val="20"/>
              </w:rPr>
              <w:t>NRAO</w:t>
            </w:r>
            <w:r>
              <w:rPr>
                <w:rStyle w:val="Hyperlink"/>
                <w:sz w:val="20"/>
                <w:szCs w:val="20"/>
              </w:rPr>
              <w:fldChar w:fldCharType="end"/>
            </w:r>
            <w:r w:rsidR="00FD06BF">
              <w:rPr>
                <w:sz w:val="20"/>
                <w:szCs w:val="20"/>
              </w:rPr>
              <w:t xml:space="preserve"> Public Wiki Page</w:t>
            </w:r>
          </w:p>
        </w:tc>
      </w:tr>
      <w:tr w:rsidR="00FD06BF" w:rsidRPr="00F263CB" w:rsidTr="009E6AA4">
        <w:trPr>
          <w:trHeight w:val="432"/>
        </w:trPr>
        <w:tc>
          <w:tcPr>
            <w:tcW w:w="1134" w:type="dxa"/>
            <w:tcBorders>
              <w:top w:val="single" w:sz="2" w:space="0" w:color="000000"/>
              <w:left w:val="single" w:sz="4" w:space="0" w:color="000000"/>
              <w:bottom w:val="single" w:sz="4" w:space="0" w:color="auto"/>
              <w:right w:val="single" w:sz="4" w:space="0" w:color="000000"/>
            </w:tcBorders>
            <w:vAlign w:val="center"/>
          </w:tcPr>
          <w:p w:rsidR="00FD06BF" w:rsidRDefault="00FD06BF" w:rsidP="00C3515C">
            <w:pPr>
              <w:jc w:val="center"/>
              <w:rPr>
                <w:sz w:val="20"/>
                <w:szCs w:val="20"/>
              </w:rPr>
            </w:pPr>
            <w:r>
              <w:rPr>
                <w:sz w:val="20"/>
                <w:szCs w:val="20"/>
              </w:rPr>
              <w:t>[RD5]</w:t>
            </w:r>
          </w:p>
        </w:tc>
        <w:tc>
          <w:tcPr>
            <w:tcW w:w="4395" w:type="dxa"/>
            <w:tcBorders>
              <w:top w:val="single" w:sz="2" w:space="0" w:color="000000"/>
              <w:left w:val="nil"/>
              <w:bottom w:val="single" w:sz="4" w:space="0" w:color="auto"/>
              <w:right w:val="single" w:sz="4" w:space="0" w:color="000000"/>
            </w:tcBorders>
            <w:vAlign w:val="center"/>
          </w:tcPr>
          <w:p w:rsidR="00FD06BF" w:rsidRPr="0003107A" w:rsidRDefault="00FD06BF" w:rsidP="0030002F">
            <w:pPr>
              <w:rPr>
                <w:sz w:val="20"/>
                <w:szCs w:val="20"/>
              </w:rPr>
            </w:pPr>
            <w:r>
              <w:rPr>
                <w:sz w:val="20"/>
                <w:szCs w:val="20"/>
              </w:rPr>
              <w:t>Wiki Page, FE Beam Scanning Grou</w:t>
            </w:r>
            <w:del w:id="396" w:author="Morgan McLeod" w:date="2016-03-03T15:44:00Z">
              <w:r w:rsidDel="0030002F">
                <w:rPr>
                  <w:sz w:val="20"/>
                  <w:szCs w:val="20"/>
                </w:rPr>
                <w:delText>o</w:delText>
              </w:r>
            </w:del>
            <w:r>
              <w:rPr>
                <w:sz w:val="20"/>
                <w:szCs w:val="20"/>
              </w:rPr>
              <w:t>p</w:t>
            </w:r>
          </w:p>
        </w:tc>
        <w:tc>
          <w:tcPr>
            <w:tcW w:w="4101" w:type="dxa"/>
            <w:tcBorders>
              <w:top w:val="single" w:sz="2" w:space="0" w:color="000000"/>
              <w:left w:val="single" w:sz="4" w:space="0" w:color="auto"/>
              <w:bottom w:val="single" w:sz="4" w:space="0" w:color="auto"/>
              <w:right w:val="single" w:sz="4" w:space="0" w:color="000000"/>
            </w:tcBorders>
            <w:vAlign w:val="center"/>
          </w:tcPr>
          <w:p w:rsidR="00FD06BF" w:rsidRDefault="0030002F" w:rsidP="00FD06BF">
            <w:pPr>
              <w:rPr>
                <w:sz w:val="20"/>
                <w:szCs w:val="20"/>
              </w:rPr>
            </w:pPr>
            <w:r>
              <w:fldChar w:fldCharType="begin"/>
            </w:r>
            <w:r>
              <w:instrText xml:space="preserve"> HYPERLINK "https://safe.nrao.edu/wiki/bin/view/ALMA/FEICBeamScanningResults" </w:instrText>
            </w:r>
            <w:ins w:id="397" w:author="Morgan McLeod" w:date="2016-03-04T12:00:00Z"/>
            <w:r>
              <w:fldChar w:fldCharType="separate"/>
            </w:r>
            <w:r w:rsidR="00FD06BF" w:rsidRPr="009F4D30">
              <w:rPr>
                <w:rStyle w:val="Hyperlink"/>
                <w:sz w:val="20"/>
                <w:szCs w:val="20"/>
              </w:rPr>
              <w:t>NRAO Public Wiki Page</w:t>
            </w:r>
            <w:r>
              <w:rPr>
                <w:rStyle w:val="Hyperlink"/>
                <w:sz w:val="20"/>
                <w:szCs w:val="20"/>
              </w:rPr>
              <w:fldChar w:fldCharType="end"/>
            </w:r>
          </w:p>
        </w:tc>
      </w:tr>
    </w:tbl>
    <w:p w:rsidR="00D069B8" w:rsidRDefault="00D069B8" w:rsidP="00D069B8">
      <w:pPr>
        <w:pStyle w:val="Heading2"/>
      </w:pPr>
      <w:bookmarkStart w:id="398" w:name="_Toc444856284"/>
      <w:r>
        <w:t>Acronyms</w:t>
      </w:r>
      <w:bookmarkEnd w:id="398"/>
      <w:r>
        <w:t xml:space="preserve"> </w:t>
      </w:r>
    </w:p>
    <w:p w:rsidR="00D069B8" w:rsidRDefault="00D069B8" w:rsidP="00D069B8">
      <w:r>
        <w:t xml:space="preserve">For a complete set of acronyms and abbreviations, please go to the </w:t>
      </w:r>
      <w:r w:rsidR="0030002F">
        <w:fldChar w:fldCharType="begin"/>
      </w:r>
      <w:r w:rsidR="0030002F">
        <w:instrText xml:space="preserve"> HYPERLINK "https://wikis.alma.cl/bin/view/Main/AcronymsFinder" \t "_top" </w:instrText>
      </w:r>
      <w:ins w:id="399" w:author="Morgan McLeod" w:date="2016-03-04T12:00:00Z"/>
      <w:r w:rsidR="0030002F">
        <w:fldChar w:fldCharType="separate"/>
      </w:r>
      <w:r>
        <w:rPr>
          <w:rStyle w:val="Hyperlink"/>
        </w:rPr>
        <w:t xml:space="preserve">ALMA </w:t>
      </w:r>
      <w:r w:rsidR="007A5D93">
        <w:rPr>
          <w:rStyle w:val="Hyperlink"/>
        </w:rPr>
        <w:t>Acronym Finder</w:t>
      </w:r>
      <w:r>
        <w:rPr>
          <w:rStyle w:val="Hyperlink"/>
        </w:rPr>
        <w:t xml:space="preserve"> web page</w:t>
      </w:r>
      <w:r w:rsidR="0030002F">
        <w:rPr>
          <w:rStyle w:val="Hyperlink"/>
        </w:rPr>
        <w:fldChar w:fldCharType="end"/>
      </w:r>
      <w:r>
        <w:t xml:space="preserve">. </w:t>
      </w:r>
    </w:p>
    <w:p w:rsidR="00CD7C27" w:rsidRDefault="00CD7C27" w:rsidP="00D069B8">
      <w:pPr>
        <w:pStyle w:val="Heading1"/>
      </w:pPr>
      <w:bookmarkStart w:id="400" w:name="1_5_Glossary"/>
      <w:bookmarkStart w:id="401" w:name="2_Description_of_Activity"/>
      <w:bookmarkStart w:id="402" w:name="_Toc444856285"/>
      <w:bookmarkEnd w:id="400"/>
      <w:bookmarkEnd w:id="401"/>
      <w:r>
        <w:lastRenderedPageBreak/>
        <w:t>Identification of data sets</w:t>
      </w:r>
      <w:bookmarkEnd w:id="402"/>
    </w:p>
    <w:p w:rsidR="00CD7C27" w:rsidRDefault="00CD7C27" w:rsidP="00CD7C27">
      <w:pPr>
        <w:pStyle w:val="Heading2"/>
      </w:pPr>
      <w:bookmarkStart w:id="403" w:name="_Toc444856286"/>
      <w:r>
        <w:t>Band 1</w:t>
      </w:r>
      <w:bookmarkEnd w:id="403"/>
    </w:p>
    <w:p w:rsidR="00FB3CF3" w:rsidRDefault="00BE53AD" w:rsidP="00FB3CF3">
      <w:r>
        <w:t>D</w:t>
      </w:r>
      <w:r w:rsidR="00FB3CF3">
        <w:t xml:space="preserve">ata sets provided by the </w:t>
      </w:r>
      <w:r>
        <w:t>B</w:t>
      </w:r>
      <w:r w:rsidR="00FB3CF3">
        <w:t>and 1 group at ASIAA</w:t>
      </w:r>
      <w:r w:rsidR="00775374">
        <w:t>:</w:t>
      </w:r>
    </w:p>
    <w:p w:rsidR="00FB3CF3" w:rsidRDefault="00FB3CF3" w:rsidP="00FB3CF3">
      <w:pPr>
        <w:pStyle w:val="ListParagraph"/>
        <w:numPr>
          <w:ilvl w:val="0"/>
          <w:numId w:val="44"/>
        </w:numPr>
      </w:pPr>
      <w:r>
        <w:t>Band1-SN03-RF35</w:t>
      </w:r>
      <w:r w:rsidR="00BE53AD">
        <w:t xml:space="preserve"> </w:t>
      </w:r>
      <w:r>
        <w:t xml:space="preserve">measured </w:t>
      </w:r>
      <w:r w:rsidR="00845D99">
        <w:t>2015-09-23</w:t>
      </w:r>
      <w:r w:rsidRPr="00FB3CF3">
        <w:t xml:space="preserve"> 11:09:47</w:t>
      </w:r>
    </w:p>
    <w:p w:rsidR="00FB3CF3" w:rsidRDefault="00FB3CF3" w:rsidP="00FB3CF3">
      <w:pPr>
        <w:pStyle w:val="ListParagraph"/>
        <w:numPr>
          <w:ilvl w:val="0"/>
          <w:numId w:val="44"/>
        </w:numPr>
      </w:pPr>
      <w:r>
        <w:t>Band1-SN03-RF42.5</w:t>
      </w:r>
      <w:r w:rsidR="00BE53AD">
        <w:t xml:space="preserve"> </w:t>
      </w:r>
      <w:r>
        <w:t xml:space="preserve">measured </w:t>
      </w:r>
      <w:r w:rsidR="00845D99">
        <w:t>2015-09-22</w:t>
      </w:r>
      <w:r w:rsidRPr="00FB3CF3">
        <w:t xml:space="preserve"> </w:t>
      </w:r>
      <w:r w:rsidR="00845D99">
        <w:t>08:39:46</w:t>
      </w:r>
    </w:p>
    <w:p w:rsidR="00FB3CF3" w:rsidRDefault="00FB3CF3" w:rsidP="00FB3CF3">
      <w:pPr>
        <w:pStyle w:val="ListParagraph"/>
        <w:numPr>
          <w:ilvl w:val="0"/>
          <w:numId w:val="44"/>
        </w:numPr>
      </w:pPr>
      <w:r>
        <w:t>Band1-SN03-RF50</w:t>
      </w:r>
      <w:r w:rsidR="00BE53AD">
        <w:t xml:space="preserve"> </w:t>
      </w:r>
      <w:r>
        <w:t xml:space="preserve">measured </w:t>
      </w:r>
      <w:r w:rsidR="00845D99">
        <w:t>2015-09-23</w:t>
      </w:r>
      <w:r w:rsidR="00845D99" w:rsidRPr="00FB3CF3">
        <w:t xml:space="preserve"> </w:t>
      </w:r>
      <w:r w:rsidR="00845D99">
        <w:t>07:51:28</w:t>
      </w:r>
    </w:p>
    <w:p w:rsidR="00775374" w:rsidRPr="00FB3CF3" w:rsidRDefault="00775374" w:rsidP="00775374">
      <w:r>
        <w:t xml:space="preserve">The Band 1 data sets are dual-Z scan sets which have been preprocessed by NSI2000 </w:t>
      </w:r>
      <w:r w:rsidRPr="00775374">
        <w:t>V4.6.3</w:t>
      </w:r>
      <w:r>
        <w:t xml:space="preserve"> to combine the two Z distance scans into one.   Section </w:t>
      </w:r>
      <w:r w:rsidR="009B788C">
        <w:fldChar w:fldCharType="begin"/>
      </w:r>
      <w:r w:rsidR="009B788C">
        <w:instrText xml:space="preserve"> REF _Ref441573257 \r \h </w:instrText>
      </w:r>
      <w:r w:rsidR="009B788C">
        <w:fldChar w:fldCharType="separate"/>
      </w:r>
      <w:r w:rsidR="00AA5C56">
        <w:t>4.10</w:t>
      </w:r>
      <w:r w:rsidR="009B788C">
        <w:fldChar w:fldCharType="end"/>
      </w:r>
      <w:r w:rsidR="009B788C">
        <w:t xml:space="preserve"> </w:t>
      </w:r>
      <w:r>
        <w:t>below</w:t>
      </w:r>
      <w:r w:rsidR="00522AB1">
        <w:t xml:space="preserve"> will</w:t>
      </w:r>
      <w:r>
        <w:t xml:space="preserve"> investigate using the Beam Efficiency Calculator to combine the dual-Z scans instead of using NSI2000 for that purpose.</w:t>
      </w:r>
    </w:p>
    <w:p w:rsidR="00CD7C27" w:rsidRDefault="00CD7C27" w:rsidP="00CD7C27">
      <w:pPr>
        <w:pStyle w:val="Heading2"/>
      </w:pPr>
      <w:bookmarkStart w:id="404" w:name="_Toc444856287"/>
      <w:r>
        <w:t>Band 2</w:t>
      </w:r>
      <w:bookmarkEnd w:id="404"/>
    </w:p>
    <w:p w:rsidR="00BE53AD" w:rsidRPr="00BE53AD" w:rsidRDefault="00BE53AD" w:rsidP="00BE53AD">
      <w:r>
        <w:t>Data sets for the prototype Band 2 cartridge measured in the NA FEIC test cryostat:</w:t>
      </w:r>
    </w:p>
    <w:p w:rsidR="00BE53AD" w:rsidRDefault="00BE53AD" w:rsidP="00BE53AD">
      <w:pPr>
        <w:pStyle w:val="ListParagraph"/>
        <w:numPr>
          <w:ilvl w:val="0"/>
          <w:numId w:val="45"/>
        </w:numPr>
      </w:pPr>
      <w:r>
        <w:t xml:space="preserve">Band2-TDH17429-RF90 measured Thu 2015-05-28 14:18:24 </w:t>
      </w:r>
    </w:p>
    <w:p w:rsidR="00BE53AD" w:rsidRDefault="00BE53AD" w:rsidP="00BE53AD">
      <w:pPr>
        <w:pStyle w:val="ListParagraph"/>
        <w:numPr>
          <w:ilvl w:val="0"/>
          <w:numId w:val="45"/>
        </w:numPr>
      </w:pPr>
      <w:r>
        <w:t>Band2-TDH18144-RF88 measured Wed 2015-12-09 08:57:31</w:t>
      </w:r>
      <w:r w:rsidR="00A73D9F">
        <w:t>, illustrating a dip in phase efficiency</w:t>
      </w:r>
    </w:p>
    <w:p w:rsidR="00BE53AD" w:rsidRPr="00BE53AD" w:rsidRDefault="00BE53AD" w:rsidP="00BE53AD">
      <w:pPr>
        <w:pStyle w:val="ListParagraph"/>
        <w:numPr>
          <w:ilvl w:val="0"/>
          <w:numId w:val="45"/>
        </w:numPr>
      </w:pPr>
      <w:r>
        <w:t>Band2-TDH18147-RF88 measured Wed 2015-12-09 17:06:20</w:t>
      </w:r>
      <w:r w:rsidR="00A73D9F">
        <w:t>, illustrating a dip in phase efficiency</w:t>
      </w:r>
    </w:p>
    <w:p w:rsidR="00CD7C27" w:rsidRDefault="00CD7C27" w:rsidP="00CD7C27">
      <w:pPr>
        <w:pStyle w:val="Heading2"/>
      </w:pPr>
      <w:bookmarkStart w:id="405" w:name="_Toc444856288"/>
      <w:r>
        <w:t>Band 6</w:t>
      </w:r>
      <w:bookmarkEnd w:id="405"/>
    </w:p>
    <w:p w:rsidR="00BE53AD" w:rsidRPr="00BE53AD" w:rsidRDefault="00021B28" w:rsidP="00021B28">
      <w:pPr>
        <w:pStyle w:val="ListParagraph"/>
        <w:numPr>
          <w:ilvl w:val="0"/>
          <w:numId w:val="46"/>
        </w:numPr>
      </w:pPr>
      <w:r>
        <w:t>Band6-TDH14050-RF243 measured Thu 2012-08-09 17:29:50 in FE-61</w:t>
      </w:r>
    </w:p>
    <w:p w:rsidR="002A6472" w:rsidRDefault="00223A7D" w:rsidP="00D069B8">
      <w:pPr>
        <w:pStyle w:val="Heading1"/>
      </w:pPr>
      <w:bookmarkStart w:id="406" w:name="_Toc444856289"/>
      <w:r>
        <w:t>Comparison of analysis results</w:t>
      </w:r>
      <w:bookmarkEnd w:id="406"/>
    </w:p>
    <w:p w:rsidR="00223A7D" w:rsidRPr="00223A7D" w:rsidRDefault="00223A7D" w:rsidP="00223A7D">
      <w:r>
        <w:t>The following sections each cover a subset of the Beam Efficiency Calculator application results.</w:t>
      </w:r>
    </w:p>
    <w:p w:rsidR="005D6E38" w:rsidRDefault="00AF66F1" w:rsidP="00320CC4">
      <w:pPr>
        <w:pStyle w:val="Heading2"/>
        <w:pageBreakBefore/>
      </w:pPr>
      <w:bookmarkStart w:id="407" w:name="_Toc444856290"/>
      <w:r>
        <w:lastRenderedPageBreak/>
        <w:t>Spill-over and Polarization efficiencies</w:t>
      </w:r>
      <w:bookmarkEnd w:id="407"/>
    </w:p>
    <w:p w:rsidR="00FE5896" w:rsidRPr="00FE5896" w:rsidRDefault="00FE5896" w:rsidP="00320CC4">
      <w:r>
        <w:t>When using the “actual” pointing option, both the 1.x and 2.0</w:t>
      </w:r>
      <w:ins w:id="408" w:author="Morgan McLeod" w:date="2016-03-04T11:48:00Z">
        <w:r w:rsidR="00500230">
          <w:t>.x</w:t>
        </w:r>
      </w:ins>
      <w:r>
        <w:t xml:space="preserve"> versions use the center-of-mass of the far-field amplitude for calculating Spill-over and Polarization, as well as Amplitude Taper, Edge Taper, and Illumination efficiency.   The center-of-mass is shown as </w:t>
      </w:r>
      <w:proofErr w:type="spellStart"/>
      <w:r>
        <w:t>ff_xcenter</w:t>
      </w:r>
      <w:proofErr w:type="spellEnd"/>
      <w:r>
        <w:t xml:space="preserve"> and </w:t>
      </w:r>
      <w:proofErr w:type="spellStart"/>
      <w:r>
        <w:t>ff_ycenter</w:t>
      </w:r>
      <w:proofErr w:type="spellEnd"/>
      <w:r>
        <w:t xml:space="preserve"> in the tables in this and the next section.   When using the “nominal”, “ACA7meter”, or “band1test” pointing option, the efficiencies are calculated relative to the expected subreflector direction; the center-of-mass values are reported but not used for any calculations. </w:t>
      </w:r>
    </w:p>
    <w:p w:rsidR="008D6092" w:rsidRDefault="00262C46" w:rsidP="00AA5C56">
      <w:pPr>
        <w:rPr>
          <w:ins w:id="409" w:author="Morgan McLeod" w:date="2016-03-04T09:52:00Z"/>
        </w:rPr>
      </w:pPr>
      <w:r>
        <w:fldChar w:fldCharType="begin"/>
      </w:r>
      <w:r>
        <w:instrText xml:space="preserve"> REF _Ref440376524 \h </w:instrText>
      </w:r>
      <w:r>
        <w:fldChar w:fldCharType="separate"/>
      </w:r>
      <w:r w:rsidR="00AA5C56">
        <w:t xml:space="preserve">Figure </w:t>
      </w:r>
      <w:r w:rsidR="00AA5C56">
        <w:rPr>
          <w:noProof/>
        </w:rPr>
        <w:t>1</w:t>
      </w:r>
      <w:r>
        <w:fldChar w:fldCharType="end"/>
      </w:r>
      <w:r w:rsidR="00F84A47">
        <w:t xml:space="preserve"> belo</w:t>
      </w:r>
      <w:ins w:id="410" w:author="Morgan McLeod" w:date="2016-03-04T09:49:00Z">
        <w:r w:rsidR="008D6092">
          <w:t xml:space="preserve">w is </w:t>
        </w:r>
      </w:ins>
      <w:del w:id="411" w:author="Morgan McLeod" w:date="2016-03-04T09:49:00Z">
        <w:r w:rsidR="00F84A47" w:rsidDel="008D6092">
          <w:delText>w, an</w:delText>
        </w:r>
      </w:del>
      <w:ins w:id="412" w:author="Morgan McLeod" w:date="2016-03-04T09:49:00Z">
        <w:r w:rsidR="008D6092">
          <w:t xml:space="preserve">an </w:t>
        </w:r>
      </w:ins>
      <w:del w:id="413" w:author="Morgan McLeod" w:date="2016-03-04T09:49:00Z">
        <w:r w:rsidR="00F84A47" w:rsidDel="008D6092">
          <w:delText xml:space="preserve"> annotated </w:delText>
        </w:r>
      </w:del>
      <w:r w:rsidR="00F84A47">
        <w:t xml:space="preserve">excerpt from </w:t>
      </w:r>
      <w:ins w:id="414" w:author="Morgan McLeod" w:date="2016-03-04T09:51:00Z">
        <w:r w:rsidR="008D6092">
          <w:t xml:space="preserve">Richard Hills’ 2008 memo </w:t>
        </w:r>
      </w:ins>
      <w:ins w:id="415" w:author="Morgan McLeod" w:date="2016-03-04T09:50:00Z">
        <w:r w:rsidR="008D6092" w:rsidRPr="008D6092">
          <w:t xml:space="preserve">“Calculation of Efficiencies, </w:t>
        </w:r>
        <w:proofErr w:type="spellStart"/>
        <w:r w:rsidR="008D6092" w:rsidRPr="008D6092">
          <w:t>etc</w:t>
        </w:r>
        <w:proofErr w:type="spellEnd"/>
        <w:r w:rsidR="008D6092" w:rsidRPr="008D6092">
          <w:t>, from Beam-Scanning Data”</w:t>
        </w:r>
      </w:ins>
      <w:ins w:id="416" w:author="Morgan McLeod" w:date="2016-03-04T09:51:00Z">
        <w:r w:rsidR="008D6092">
          <w:t xml:space="preserve"> [AD2].   The </w:t>
        </w:r>
      </w:ins>
      <w:del w:id="417" w:author="Morgan McLeod" w:date="2016-03-04T09:52:00Z">
        <w:r w:rsidR="00F84A47" w:rsidDel="008D6092">
          <w:delText>[AD2]</w:delText>
        </w:r>
        <w:r w:rsidR="00C7653B" w:rsidDel="008D6092">
          <w:delText>,</w:delText>
        </w:r>
        <w:r w:rsidR="00F84A47" w:rsidDel="008D6092">
          <w:delText xml:space="preserve"> </w:delText>
        </w:r>
        <w:r w:rsidDel="008D6092">
          <w:delText xml:space="preserve">defines the </w:delText>
        </w:r>
      </w:del>
      <w:r>
        <w:t>equations we will refer to in this section</w:t>
      </w:r>
      <w:ins w:id="418" w:author="Morgan McLeod" w:date="2016-03-04T09:52:00Z">
        <w:r w:rsidR="008D6092">
          <w:t xml:space="preserve"> are numbered.  Alvaro Gonzalez, </w:t>
        </w:r>
      </w:ins>
      <w:ins w:id="419" w:author="Morgan McLeod" w:date="2016-03-04T09:53:00Z">
        <w:r w:rsidR="008D6092">
          <w:t>in recent correspondence points out:</w:t>
        </w:r>
      </w:ins>
    </w:p>
    <w:p w:rsidR="008D6092" w:rsidRDefault="008D6092" w:rsidP="008D6092">
      <w:pPr>
        <w:ind w:left="360" w:hanging="360"/>
        <w:rPr>
          <w:ins w:id="420" w:author="Morgan McLeod" w:date="2016-03-04T09:55:00Z"/>
        </w:rPr>
        <w:pPrChange w:id="421" w:author="Morgan McLeod" w:date="2016-03-04T09:54:00Z">
          <w:pPr/>
        </w:pPrChange>
      </w:pPr>
      <w:ins w:id="422" w:author="Morgan McLeod" w:date="2016-03-04T09:52:00Z">
        <w:r>
          <w:t>(2)</w:t>
        </w:r>
      </w:ins>
      <w:ins w:id="423" w:author="Morgan McLeod" w:date="2016-03-04T09:56:00Z">
        <w:r>
          <w:t xml:space="preserve">  </w:t>
        </w:r>
      </w:ins>
      <w:ins w:id="424" w:author="Morgan McLeod" w:date="2016-03-04T09:55:00Z">
        <w:r>
          <w:t>S</w:t>
        </w:r>
      </w:ins>
      <w:ins w:id="425" w:author="Morgan McLeod" w:date="2016-03-04T09:54:00Z">
        <w:r>
          <w:t xml:space="preserve">hould be called </w:t>
        </w:r>
      </w:ins>
      <w:ins w:id="426" w:author="Morgan McLeod" w:date="2016-03-04T10:01:00Z">
        <w:r w:rsidR="004233AF">
          <w:t>‘</w:t>
        </w:r>
      </w:ins>
      <w:proofErr w:type="spellStart"/>
      <w:ins w:id="427" w:author="Morgan McLeod" w:date="2016-03-04T09:54:00Z">
        <w:r>
          <w:t>Eta_spillover_co+</w:t>
        </w:r>
        <w:proofErr w:type="gramStart"/>
        <w:r>
          <w:t>xs</w:t>
        </w:r>
      </w:ins>
      <w:proofErr w:type="spellEnd"/>
      <w:ins w:id="428" w:author="Morgan McLeod" w:date="2016-03-04T10:01:00Z">
        <w:r w:rsidR="004233AF">
          <w:t>’  T</w:t>
        </w:r>
      </w:ins>
      <w:ins w:id="429" w:author="Morgan McLeod" w:date="2016-03-04T09:54:00Z">
        <w:r>
          <w:t>his</w:t>
        </w:r>
        <w:proofErr w:type="gramEnd"/>
        <w:r>
          <w:t xml:space="preserve"> is different from the </w:t>
        </w:r>
        <w:proofErr w:type="spellStart"/>
        <w:r>
          <w:t>Eta_spillover</w:t>
        </w:r>
        <w:proofErr w:type="spellEnd"/>
        <w:r>
          <w:t xml:space="preserve"> usually used within ALMA</w:t>
        </w:r>
      </w:ins>
      <w:ins w:id="430" w:author="Morgan McLeod" w:date="2016-03-04T09:55:00Z">
        <w:r>
          <w:t>.</w:t>
        </w:r>
      </w:ins>
      <w:ins w:id="431" w:author="Morgan McLeod" w:date="2016-03-04T10:01:00Z">
        <w:r w:rsidR="004233AF">
          <w:t xml:space="preserve">  It is called ‘</w:t>
        </w:r>
        <w:proofErr w:type="spellStart"/>
        <w:r w:rsidR="004233AF" w:rsidRPr="004233AF">
          <w:t>eta_spill_co_cross</w:t>
        </w:r>
        <w:proofErr w:type="spellEnd"/>
        <w:r w:rsidR="004233AF">
          <w:t>’ in the results tables below.</w:t>
        </w:r>
      </w:ins>
    </w:p>
    <w:p w:rsidR="008D6092" w:rsidRDefault="008D6092" w:rsidP="008D6092">
      <w:pPr>
        <w:ind w:left="360" w:hanging="360"/>
        <w:rPr>
          <w:ins w:id="432" w:author="Morgan McLeod" w:date="2016-03-04T09:58:00Z"/>
        </w:rPr>
        <w:pPrChange w:id="433" w:author="Morgan McLeod" w:date="2016-03-04T09:54:00Z">
          <w:pPr/>
        </w:pPrChange>
      </w:pPr>
      <w:ins w:id="434" w:author="Morgan McLeod" w:date="2016-03-04T09:55:00Z">
        <w:r>
          <w:t>(3)</w:t>
        </w:r>
      </w:ins>
      <w:ins w:id="435" w:author="Morgan McLeod" w:date="2016-03-04T09:56:00Z">
        <w:r>
          <w:t xml:space="preserve">  </w:t>
        </w:r>
      </w:ins>
      <w:ins w:id="436" w:author="Morgan McLeod" w:date="2016-03-04T09:55:00Z">
        <w:r>
          <w:t xml:space="preserve">Should be called </w:t>
        </w:r>
      </w:ins>
      <w:ins w:id="437" w:author="Morgan McLeod" w:date="2016-03-04T10:02:00Z">
        <w:r w:rsidR="004233AF">
          <w:t>‘</w:t>
        </w:r>
      </w:ins>
      <w:proofErr w:type="spellStart"/>
      <w:ins w:id="438" w:author="Morgan McLeod" w:date="2016-03-04T09:55:00Z">
        <w:r>
          <w:t>Eta_polarization_sec</w:t>
        </w:r>
      </w:ins>
      <w:proofErr w:type="spellEnd"/>
      <w:ins w:id="439" w:author="Morgan McLeod" w:date="2016-03-04T10:02:00Z">
        <w:r w:rsidR="004233AF">
          <w:t>’.   T</w:t>
        </w:r>
      </w:ins>
      <w:ins w:id="440" w:author="Morgan McLeod" w:date="2016-03-04T09:55:00Z">
        <w:r>
          <w:t>he int</w:t>
        </w:r>
        <w:r w:rsidR="004233AF">
          <w:t>egral is only on the secondary.</w:t>
        </w:r>
      </w:ins>
      <w:ins w:id="441" w:author="Morgan McLeod" w:date="2016-03-04T10:02:00Z">
        <w:r w:rsidR="004233AF">
          <w:t xml:space="preserve">  It is called ‘</w:t>
        </w:r>
        <w:proofErr w:type="spellStart"/>
        <w:r w:rsidR="004233AF" w:rsidRPr="004233AF">
          <w:t>eta_pol_on_secondary</w:t>
        </w:r>
        <w:proofErr w:type="spellEnd"/>
        <w:r w:rsidR="004233AF">
          <w:t>’ in the results tables below.</w:t>
        </w:r>
      </w:ins>
    </w:p>
    <w:p w:rsidR="008D6092" w:rsidRDefault="008D6092" w:rsidP="008D6092">
      <w:pPr>
        <w:ind w:left="360" w:hanging="360"/>
        <w:rPr>
          <w:ins w:id="442" w:author="Morgan McLeod" w:date="2016-03-04T09:55:00Z"/>
        </w:rPr>
        <w:pPrChange w:id="443" w:author="Morgan McLeod" w:date="2016-03-04T09:54:00Z">
          <w:pPr/>
        </w:pPrChange>
      </w:pPr>
      <w:ins w:id="444" w:author="Morgan McLeod" w:date="2016-03-04T09:58:00Z">
        <w:r>
          <w:t xml:space="preserve">(5)  Is the polarization efficiency to be used for </w:t>
        </w:r>
      </w:ins>
      <w:ins w:id="445" w:author="Morgan McLeod" w:date="2016-03-04T09:59:00Z">
        <w:r>
          <w:t xml:space="preserve">computing </w:t>
        </w:r>
      </w:ins>
      <w:ins w:id="446" w:author="Morgan McLeod" w:date="2016-03-04T09:58:00Z">
        <w:r>
          <w:t xml:space="preserve">aperture efficiency, whereas (3) is the result to use when comparing to the polarization </w:t>
        </w:r>
      </w:ins>
      <w:ins w:id="447" w:author="Morgan McLeod" w:date="2016-03-04T09:59:00Z">
        <w:r>
          <w:t>efficiency specification.</w:t>
        </w:r>
      </w:ins>
    </w:p>
    <w:p w:rsidR="00262C46" w:rsidRDefault="008D6092" w:rsidP="008D6092">
      <w:pPr>
        <w:ind w:left="360" w:hanging="360"/>
        <w:pPrChange w:id="448" w:author="Morgan McLeod" w:date="2016-03-04T09:54:00Z">
          <w:pPr/>
        </w:pPrChange>
      </w:pPr>
      <w:ins w:id="449" w:author="Morgan McLeod" w:date="2016-03-04T09:55:00Z">
        <w:r>
          <w:t>(4) &amp; (5</w:t>
        </w:r>
        <w:proofErr w:type="gramStart"/>
        <w:r>
          <w:t>)</w:t>
        </w:r>
      </w:ins>
      <w:ins w:id="450" w:author="Morgan McLeod" w:date="2016-03-04T09:56:00Z">
        <w:r>
          <w:t xml:space="preserve">  </w:t>
        </w:r>
      </w:ins>
      <w:ins w:id="451" w:author="Morgan McLeod" w:date="2016-03-04T09:55:00Z">
        <w:r>
          <w:t>The</w:t>
        </w:r>
        <w:proofErr w:type="gramEnd"/>
        <w:r>
          <w:t xml:space="preserve"> product of the two </w:t>
        </w:r>
      </w:ins>
      <w:del w:id="452" w:author="Morgan McLeod" w:date="2016-03-04T09:52:00Z">
        <w:r w:rsidR="00262C46" w:rsidDel="008D6092">
          <w:delText>.</w:delText>
        </w:r>
      </w:del>
      <w:ins w:id="453" w:author="Morgan McLeod" w:date="2016-03-04T09:56:00Z">
        <w:r>
          <w:t>will be the same as the product of (1) &amp; (2) even though the individual numbers can differ considerably.</w:t>
        </w:r>
      </w:ins>
    </w:p>
    <w:p w:rsidR="00270062" w:rsidRDefault="00270062" w:rsidP="00F84A47">
      <w:pPr>
        <w:keepNext/>
        <w:spacing w:before="240"/>
        <w:jc w:val="center"/>
      </w:pPr>
      <w:r>
        <w:rPr>
          <w:noProof/>
        </w:rPr>
        <w:drawing>
          <wp:inline distT="0" distB="0" distL="0" distR="0" wp14:anchorId="422AA15C" wp14:editId="787D0FA0">
            <wp:extent cx="6122035" cy="3129280"/>
            <wp:effectExtent l="19050" t="19050" r="120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_spill_equations.png"/>
                    <pic:cNvPicPr/>
                  </pic:nvPicPr>
                  <pic:blipFill>
                    <a:blip r:embed="rId9">
                      <a:extLst>
                        <a:ext uri="{28A0092B-C50C-407E-A947-70E740481C1C}">
                          <a14:useLocalDpi xmlns:a14="http://schemas.microsoft.com/office/drawing/2010/main" val="0"/>
                        </a:ext>
                      </a:extLst>
                    </a:blip>
                    <a:stretch>
                      <a:fillRect/>
                    </a:stretch>
                  </pic:blipFill>
                  <pic:spPr>
                    <a:xfrm>
                      <a:off x="0" y="0"/>
                      <a:ext cx="6122035" cy="3129280"/>
                    </a:xfrm>
                    <a:prstGeom prst="rect">
                      <a:avLst/>
                    </a:prstGeom>
                    <a:ln>
                      <a:solidFill>
                        <a:schemeClr val="tx2"/>
                      </a:solidFill>
                    </a:ln>
                  </pic:spPr>
                </pic:pic>
              </a:graphicData>
            </a:graphic>
          </wp:inline>
        </w:drawing>
      </w:r>
    </w:p>
    <w:p w:rsidR="00262C46" w:rsidRDefault="00262C46" w:rsidP="006709A7">
      <w:pPr>
        <w:pStyle w:val="Caption"/>
        <w:keepNext w:val="0"/>
        <w:keepLines w:val="0"/>
        <w:spacing w:before="120"/>
      </w:pPr>
      <w:bookmarkStart w:id="454" w:name="_Ref440376524"/>
      <w:r>
        <w:t xml:space="preserve">Figure </w:t>
      </w:r>
      <w:r w:rsidR="0030002F">
        <w:fldChar w:fldCharType="begin"/>
      </w:r>
      <w:r w:rsidR="0030002F">
        <w:instrText xml:space="preserve"> SEQ Figure \* ARABIC </w:instrText>
      </w:r>
      <w:r w:rsidR="0030002F">
        <w:fldChar w:fldCharType="separate"/>
      </w:r>
      <w:r w:rsidR="00AA5C56">
        <w:rPr>
          <w:noProof/>
        </w:rPr>
        <w:t>1</w:t>
      </w:r>
      <w:r w:rsidR="0030002F">
        <w:rPr>
          <w:noProof/>
        </w:rPr>
        <w:fldChar w:fldCharType="end"/>
      </w:r>
      <w:bookmarkEnd w:id="454"/>
      <w:r>
        <w:t>:  Spill-over and Polarization efficiency equations</w:t>
      </w:r>
      <w:ins w:id="455" w:author="Morgan McLeod" w:date="2016-03-04T09:59:00Z">
        <w:r w:rsidR="004233AF">
          <w:t>, excerpt from [AD2]</w:t>
        </w:r>
      </w:ins>
    </w:p>
    <w:p w:rsidR="00DF08AD" w:rsidRDefault="00DF08AD" w:rsidP="00922E8C">
      <w:pPr>
        <w:pStyle w:val="Heading3"/>
        <w:pageBreakBefore/>
      </w:pPr>
      <w:bookmarkStart w:id="456" w:name="_Toc444856291"/>
      <w:r>
        <w:lastRenderedPageBreak/>
        <w:t>Band 1</w:t>
      </w:r>
      <w:bookmarkEnd w:id="456"/>
    </w:p>
    <w:p w:rsidR="00DF08AD" w:rsidRDefault="00DF08AD" w:rsidP="006709A7">
      <w:pPr>
        <w:keepNext/>
      </w:pPr>
      <w:r>
        <w:t xml:space="preserve">The three band 1 data sets were processed </w:t>
      </w:r>
      <w:r w:rsidR="00C7653B">
        <w:t xml:space="preserve">on </w:t>
      </w:r>
      <w:r>
        <w:t xml:space="preserve">Windows </w:t>
      </w:r>
      <w:r w:rsidR="00C7653B">
        <w:t xml:space="preserve">using </w:t>
      </w:r>
      <w:r>
        <w:t>a modified v1.0.6 calculator which uses the band 1 test cryostat nominal pointing angles as the values for “nominal” pointing.  For comparison I used 2.0.</w:t>
      </w:r>
      <w:del w:id="457" w:author="Morgan McLeod" w:date="2016-03-04T11:47:00Z">
        <w:r w:rsidDel="00500230">
          <w:delText xml:space="preserve">0 </w:delText>
        </w:r>
      </w:del>
      <w:ins w:id="458" w:author="Morgan McLeod" w:date="2016-03-04T11:47:00Z">
        <w:r w:rsidR="00500230">
          <w:t xml:space="preserve">4 </w:t>
        </w:r>
      </w:ins>
      <w:r>
        <w:t xml:space="preserve">using the pointing option “band1test”.   </w:t>
      </w:r>
      <w:r w:rsidR="009A091E">
        <w:t xml:space="preserve">Results are shown in </w:t>
      </w:r>
      <w:r w:rsidR="009A091E">
        <w:fldChar w:fldCharType="begin"/>
      </w:r>
      <w:r w:rsidR="009A091E">
        <w:instrText xml:space="preserve"> REF _Ref440382287 \h </w:instrText>
      </w:r>
      <w:r w:rsidR="009A091E">
        <w:fldChar w:fldCharType="separate"/>
      </w:r>
      <w:r w:rsidR="00AA5C56">
        <w:t xml:space="preserve">Figure </w:t>
      </w:r>
      <w:r w:rsidR="00AA5C56">
        <w:rPr>
          <w:noProof/>
        </w:rPr>
        <w:t>2</w:t>
      </w:r>
      <w:r w:rsidR="009A091E">
        <w:fldChar w:fldCharType="end"/>
      </w:r>
      <w:r w:rsidR="00213C26">
        <w:t xml:space="preserve">.  The numbers in parentheses in the first column indicate which equation from </w:t>
      </w:r>
      <w:r w:rsidR="00213C26">
        <w:fldChar w:fldCharType="begin"/>
      </w:r>
      <w:r w:rsidR="00213C26">
        <w:instrText xml:space="preserve"> REF _Ref440376524 \h </w:instrText>
      </w:r>
      <w:r w:rsidR="00213C26">
        <w:fldChar w:fldCharType="separate"/>
      </w:r>
      <w:r w:rsidR="00AA5C56">
        <w:t xml:space="preserve">Figure </w:t>
      </w:r>
      <w:r w:rsidR="00AA5C56">
        <w:rPr>
          <w:noProof/>
        </w:rPr>
        <w:t>1</w:t>
      </w:r>
      <w:r w:rsidR="00213C26">
        <w:fldChar w:fldCharType="end"/>
      </w:r>
      <w:r w:rsidR="00213C26">
        <w:t xml:space="preserve"> is shown on each row.</w:t>
      </w:r>
    </w:p>
    <w:p w:rsidR="009A091E" w:rsidRDefault="009A091E" w:rsidP="009A091E">
      <w:pPr>
        <w:pStyle w:val="Caption"/>
      </w:pPr>
      <w:bookmarkStart w:id="459" w:name="_Ref440382287"/>
      <w:bookmarkStart w:id="460" w:name="_Ref440382258"/>
      <w:r>
        <w:t xml:space="preserve">Figure </w:t>
      </w:r>
      <w:r w:rsidR="0030002F">
        <w:fldChar w:fldCharType="begin"/>
      </w:r>
      <w:r w:rsidR="0030002F">
        <w:instrText xml:space="preserve"> SEQ Figure \* ARABIC </w:instrText>
      </w:r>
      <w:r w:rsidR="0030002F">
        <w:fldChar w:fldCharType="separate"/>
      </w:r>
      <w:r w:rsidR="00AA5C56">
        <w:rPr>
          <w:noProof/>
        </w:rPr>
        <w:t>2</w:t>
      </w:r>
      <w:r w:rsidR="0030002F">
        <w:rPr>
          <w:noProof/>
        </w:rPr>
        <w:fldChar w:fldCharType="end"/>
      </w:r>
      <w:bookmarkEnd w:id="459"/>
      <w:r>
        <w:t>:</w:t>
      </w:r>
      <w:bookmarkEnd w:id="460"/>
      <w:r>
        <w:t xml:space="preserve"> </w:t>
      </w:r>
      <w:r w:rsidR="006709A7">
        <w:t>Band 1 S</w:t>
      </w:r>
      <w:r>
        <w:t xml:space="preserve">pill-over and Polarization efficiencies </w:t>
      </w:r>
      <w:r w:rsidR="006709A7">
        <w:t>using</w:t>
      </w:r>
      <w:r>
        <w:t xml:space="preserve"> “band1test” pointing option</w:t>
      </w:r>
    </w:p>
    <w:tbl>
      <w:tblPr>
        <w:tblW w:w="9580" w:type="dxa"/>
        <w:tblInd w:w="93" w:type="dxa"/>
        <w:tblLook w:val="04A0" w:firstRow="1" w:lastRow="0" w:firstColumn="1" w:lastColumn="0" w:noHBand="0" w:noVBand="1"/>
      </w:tblPr>
      <w:tblGrid>
        <w:gridCol w:w="2300"/>
        <w:gridCol w:w="1443"/>
        <w:gridCol w:w="1017"/>
        <w:gridCol w:w="1431"/>
        <w:gridCol w:w="1009"/>
        <w:gridCol w:w="1396"/>
        <w:gridCol w:w="984"/>
      </w:tblGrid>
      <w:tr w:rsidR="006709A7" w:rsidRPr="006709A7" w:rsidTr="006709A7">
        <w:trPr>
          <w:trHeight w:val="240"/>
        </w:trPr>
        <w:tc>
          <w:tcPr>
            <w:tcW w:w="2300" w:type="dxa"/>
            <w:tcBorders>
              <w:top w:val="single" w:sz="4" w:space="0" w:color="auto"/>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Data Set</w:t>
            </w:r>
          </w:p>
        </w:tc>
        <w:tc>
          <w:tcPr>
            <w:tcW w:w="246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xml:space="preserve">Band1-SN03-RF35 </w:t>
            </w:r>
          </w:p>
        </w:tc>
        <w:tc>
          <w:tcPr>
            <w:tcW w:w="2440" w:type="dxa"/>
            <w:gridSpan w:val="2"/>
            <w:tcBorders>
              <w:top w:val="single" w:sz="4" w:space="0" w:color="auto"/>
              <w:left w:val="nil"/>
              <w:bottom w:val="nil"/>
              <w:right w:val="nil"/>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Band1-SN03-RF42.5</w:t>
            </w:r>
          </w:p>
        </w:tc>
        <w:tc>
          <w:tcPr>
            <w:tcW w:w="238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xml:space="preserve">Band1-SN03-RF50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RF sideband</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2=LSB</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2=LSB</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2=LSB</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IFAtten</w:t>
            </w:r>
            <w:proofErr w:type="spellEnd"/>
            <w:r w:rsidRPr="006709A7">
              <w:rPr>
                <w:b/>
                <w:bCs/>
                <w:color w:val="000000"/>
                <w:sz w:val="18"/>
                <w:szCs w:val="18"/>
              </w:rPr>
              <w:t xml:space="preserve"> diff (</w:t>
            </w:r>
            <w:proofErr w:type="spellStart"/>
            <w:r w:rsidRPr="006709A7">
              <w:rPr>
                <w:b/>
                <w:bCs/>
                <w:color w:val="000000"/>
                <w:sz w:val="18"/>
                <w:szCs w:val="18"/>
              </w:rPr>
              <w:t>copol-xpol</w:t>
            </w:r>
            <w:proofErr w:type="spellEnd"/>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Pointing option</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nominal</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band1test</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nominal</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band1test</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nominal</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band1test</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SW Version</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1.0.6 modified</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2.0.</w:t>
            </w:r>
            <w:ins w:id="461" w:author="Morgan McLeod" w:date="2016-03-04T11:47:00Z">
              <w:r w:rsidR="00500230">
                <w:rPr>
                  <w:color w:val="000000"/>
                  <w:sz w:val="18"/>
                  <w:szCs w:val="18"/>
                </w:rPr>
                <w:t>4</w:t>
              </w:r>
            </w:ins>
            <w:del w:id="462" w:author="Morgan McLeod" w:date="2016-03-04T11:47:00Z">
              <w:r w:rsidRPr="006709A7" w:rsidDel="00500230">
                <w:rPr>
                  <w:color w:val="000000"/>
                  <w:sz w:val="18"/>
                  <w:szCs w:val="18"/>
                </w:rPr>
                <w:delText>0</w:delText>
              </w:r>
            </w:del>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1.0.6 modified</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2.0.</w:t>
            </w:r>
            <w:ins w:id="463" w:author="Morgan McLeod" w:date="2016-03-04T11:47:00Z">
              <w:r w:rsidR="00500230">
                <w:rPr>
                  <w:color w:val="000000"/>
                  <w:sz w:val="18"/>
                  <w:szCs w:val="18"/>
                </w:rPr>
                <w:t>4</w:t>
              </w:r>
            </w:ins>
            <w:del w:id="464" w:author="Morgan McLeod" w:date="2016-03-04T11:47:00Z">
              <w:r w:rsidRPr="006709A7" w:rsidDel="00500230">
                <w:rPr>
                  <w:color w:val="000000"/>
                  <w:sz w:val="18"/>
                  <w:szCs w:val="18"/>
                </w:rPr>
                <w:delText>0</w:delText>
              </w:r>
            </w:del>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1.0.6 modified</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4D2D4E">
            <w:pPr>
              <w:keepLines/>
              <w:spacing w:before="0"/>
              <w:rPr>
                <w:color w:val="000000"/>
                <w:sz w:val="18"/>
                <w:szCs w:val="18"/>
              </w:rPr>
            </w:pPr>
            <w:r w:rsidRPr="006709A7">
              <w:rPr>
                <w:color w:val="000000"/>
                <w:sz w:val="18"/>
                <w:szCs w:val="18"/>
              </w:rPr>
              <w:t>2.0.</w:t>
            </w:r>
            <w:del w:id="465" w:author="Morgan McLeod" w:date="2016-03-04T11:47:00Z">
              <w:r w:rsidRPr="006709A7" w:rsidDel="00500230">
                <w:rPr>
                  <w:color w:val="000000"/>
                  <w:sz w:val="18"/>
                  <w:szCs w:val="18"/>
                </w:rPr>
                <w:delText>0</w:delText>
              </w:r>
            </w:del>
            <w:ins w:id="466" w:author="Morgan McLeod" w:date="2016-03-04T11:47:00Z">
              <w:r w:rsidR="00500230">
                <w:rPr>
                  <w:color w:val="000000"/>
                  <w:sz w:val="18"/>
                  <w:szCs w:val="18"/>
                </w:rPr>
                <w:t>4</w:t>
              </w:r>
            </w:ins>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Platform</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Pol0</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ff_xcenter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-0.004813</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-0.004813</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-0.077196</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-0.077196</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0.008936</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0.008936</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ff_ycenter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2.391570</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2.391571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2.453457</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2.453458</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2.429252</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2.429250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w:t>
            </w:r>
            <w:del w:id="467" w:author="Morgan McLeod" w:date="2016-03-04T10:08:00Z">
              <w:r w:rsidRPr="006709A7" w:rsidDel="004233AF">
                <w:rPr>
                  <w:b/>
                  <w:bCs/>
                  <w:color w:val="000000"/>
                  <w:sz w:val="18"/>
                  <w:szCs w:val="18"/>
                </w:rPr>
                <w:delText>2</w:delText>
              </w:r>
            </w:del>
            <w:ins w:id="468" w:author="Morgan McLeod" w:date="2016-03-04T10:08:00Z">
              <w:r w:rsidR="004233AF">
                <w:rPr>
                  <w:b/>
                  <w:bCs/>
                  <w:color w:val="000000"/>
                  <w:sz w:val="18"/>
                  <w:szCs w:val="18"/>
                </w:rPr>
                <w:t>4</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0.883987</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0.883987</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0.911300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0.911300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0.912889</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0.912889</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w:t>
            </w:r>
            <w:del w:id="469" w:author="Morgan McLeod" w:date="2016-03-04T10:08:00Z">
              <w:r w:rsidRPr="006709A7" w:rsidDel="004233AF">
                <w:rPr>
                  <w:b/>
                  <w:bCs/>
                  <w:color w:val="000000"/>
                  <w:sz w:val="18"/>
                  <w:szCs w:val="18"/>
                </w:rPr>
                <w:delText>3</w:delText>
              </w:r>
            </w:del>
            <w:ins w:id="470" w:author="Morgan McLeod" w:date="2016-03-04T10:08:00Z">
              <w:r w:rsidR="004233AF">
                <w:rPr>
                  <w:b/>
                  <w:bCs/>
                  <w:color w:val="000000"/>
                  <w:sz w:val="18"/>
                  <w:szCs w:val="18"/>
                </w:rPr>
                <w:t>5</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0.994403</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0.994403</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0.991357</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0.991357</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0.986763</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0.986763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w:t>
            </w:r>
            <w:del w:id="471" w:author="Morgan McLeod" w:date="2016-03-04T10:08:00Z">
              <w:r w:rsidRPr="006709A7" w:rsidDel="004233AF">
                <w:rPr>
                  <w:b/>
                  <w:bCs/>
                  <w:color w:val="000000"/>
                  <w:sz w:val="18"/>
                  <w:szCs w:val="18"/>
                </w:rPr>
                <w:delText>4</w:delText>
              </w:r>
            </w:del>
            <w:ins w:id="472" w:author="Morgan McLeod" w:date="2016-03-04T10:08:00Z">
              <w:r w:rsidR="004233AF">
                <w:rPr>
                  <w:b/>
                  <w:bCs/>
                  <w:color w:val="000000"/>
                  <w:sz w:val="18"/>
                  <w:szCs w:val="18"/>
                </w:rPr>
                <w:t>2</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0.879281</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0.879281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0.904462</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0.904462</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0.902693</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0.902693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w:t>
            </w:r>
            <w:del w:id="473" w:author="Morgan McLeod" w:date="2016-03-04T10:08:00Z">
              <w:r w:rsidRPr="006709A7" w:rsidDel="004233AF">
                <w:rPr>
                  <w:b/>
                  <w:bCs/>
                  <w:color w:val="000000"/>
                  <w:sz w:val="18"/>
                  <w:szCs w:val="18"/>
                </w:rPr>
                <w:delText>5</w:delText>
              </w:r>
            </w:del>
            <w:ins w:id="474" w:author="Morgan McLeod" w:date="2016-03-04T10:08:00Z">
              <w:r w:rsidR="004233AF">
                <w:rPr>
                  <w:b/>
                  <w:bCs/>
                  <w:color w:val="000000"/>
                  <w:sz w:val="18"/>
                  <w:szCs w:val="18"/>
                </w:rPr>
                <w:t>3</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0.999725</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0.999725</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0.998852</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0.998852</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0.997909</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0.997909</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0.879040</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0.879040</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0.903424</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0.903424</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0.900805</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0.900805</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Pol1</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ff_xcenter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-0.184377</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-0.184377</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-0.184981</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-0.184981</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-0.000280</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-0.000280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ff_ycenter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2.342544</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2.342542</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2.402930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2.402930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2.319701</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2.319702</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w:t>
            </w:r>
            <w:del w:id="475" w:author="Morgan McLeod" w:date="2016-03-04T10:08:00Z">
              <w:r w:rsidRPr="006709A7" w:rsidDel="004233AF">
                <w:rPr>
                  <w:b/>
                  <w:bCs/>
                  <w:color w:val="000000"/>
                  <w:sz w:val="18"/>
                  <w:szCs w:val="18"/>
                </w:rPr>
                <w:delText>2</w:delText>
              </w:r>
            </w:del>
            <w:ins w:id="476" w:author="Morgan McLeod" w:date="2016-03-04T10:08:00Z">
              <w:r w:rsidR="004233AF">
                <w:rPr>
                  <w:b/>
                  <w:bCs/>
                  <w:color w:val="000000"/>
                  <w:sz w:val="18"/>
                  <w:szCs w:val="18"/>
                </w:rPr>
                <w:t>4</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0.876281</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0.876281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0.906065</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0.906065</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0.912953</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0.912953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w:t>
            </w:r>
            <w:del w:id="477" w:author="Morgan McLeod" w:date="2016-03-04T10:08:00Z">
              <w:r w:rsidRPr="006709A7" w:rsidDel="004233AF">
                <w:rPr>
                  <w:b/>
                  <w:bCs/>
                  <w:color w:val="000000"/>
                  <w:sz w:val="18"/>
                  <w:szCs w:val="18"/>
                </w:rPr>
                <w:delText>3</w:delText>
              </w:r>
            </w:del>
            <w:ins w:id="478" w:author="Morgan McLeod" w:date="2016-03-04T10:08:00Z">
              <w:r w:rsidR="004233AF">
                <w:rPr>
                  <w:b/>
                  <w:bCs/>
                  <w:color w:val="000000"/>
                  <w:sz w:val="18"/>
                  <w:szCs w:val="18"/>
                </w:rPr>
                <w:t>5</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0.993066</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0.993066</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0.994835</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0.994835</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0.985524</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0.985524</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w:t>
            </w:r>
            <w:ins w:id="479" w:author="Morgan McLeod" w:date="2016-03-04T10:08:00Z">
              <w:r w:rsidR="004233AF">
                <w:rPr>
                  <w:b/>
                  <w:bCs/>
                  <w:color w:val="000000"/>
                  <w:sz w:val="18"/>
                  <w:szCs w:val="18"/>
                </w:rPr>
                <w:t>2</w:t>
              </w:r>
            </w:ins>
            <w:del w:id="480" w:author="Morgan McLeod" w:date="2016-03-04T10:08:00Z">
              <w:r w:rsidRPr="006709A7" w:rsidDel="004233AF">
                <w:rPr>
                  <w:b/>
                  <w:bCs/>
                  <w:color w:val="000000"/>
                  <w:sz w:val="18"/>
                  <w:szCs w:val="18"/>
                </w:rPr>
                <w:delText>4</w:delText>
              </w:r>
            </w:del>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0.870551</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0.870551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0.901980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0.901980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0.902486</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0.902486</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w:t>
            </w:r>
            <w:del w:id="481" w:author="Morgan McLeod" w:date="2016-03-04T10:08:00Z">
              <w:r w:rsidRPr="006709A7" w:rsidDel="004233AF">
                <w:rPr>
                  <w:b/>
                  <w:bCs/>
                  <w:color w:val="000000"/>
                  <w:sz w:val="18"/>
                  <w:szCs w:val="18"/>
                </w:rPr>
                <w:delText>5</w:delText>
              </w:r>
            </w:del>
            <w:ins w:id="482" w:author="Morgan McLeod" w:date="2016-03-04T10:08:00Z">
              <w:r w:rsidR="004233AF">
                <w:rPr>
                  <w:b/>
                  <w:bCs/>
                  <w:color w:val="000000"/>
                  <w:sz w:val="18"/>
                  <w:szCs w:val="18"/>
                </w:rPr>
                <w:t>3</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0.999602</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0.999602</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0.999340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0.999340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0.996955</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0.996955</w:t>
            </w:r>
          </w:p>
        </w:tc>
      </w:tr>
      <w:tr w:rsidR="006709A7" w:rsidRPr="006709A7" w:rsidTr="006709A7">
        <w:trPr>
          <w:trHeight w:val="24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443"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0.870205</w:t>
            </w:r>
          </w:p>
        </w:tc>
        <w:tc>
          <w:tcPr>
            <w:tcW w:w="1017"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0.870205</w:t>
            </w:r>
          </w:p>
        </w:tc>
        <w:tc>
          <w:tcPr>
            <w:tcW w:w="1431"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0.901385</w:t>
            </w:r>
          </w:p>
        </w:tc>
        <w:tc>
          <w:tcPr>
            <w:tcW w:w="1009"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0.901385</w:t>
            </w:r>
          </w:p>
        </w:tc>
        <w:tc>
          <w:tcPr>
            <w:tcW w:w="1396" w:type="dxa"/>
            <w:tcBorders>
              <w:top w:val="nil"/>
              <w:left w:val="single" w:sz="4" w:space="0" w:color="auto"/>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0.899737</w:t>
            </w:r>
          </w:p>
        </w:tc>
        <w:tc>
          <w:tcPr>
            <w:tcW w:w="984"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0.899737</w:t>
            </w:r>
          </w:p>
        </w:tc>
      </w:tr>
    </w:tbl>
    <w:p w:rsidR="00213C26" w:rsidRDefault="00213C26" w:rsidP="005C41B9">
      <w:pPr>
        <w:pStyle w:val="Heading3"/>
        <w:keepLines/>
        <w:pageBreakBefore/>
      </w:pPr>
      <w:bookmarkStart w:id="483" w:name="_Toc444856292"/>
      <w:r>
        <w:lastRenderedPageBreak/>
        <w:t>Band 2</w:t>
      </w:r>
      <w:bookmarkEnd w:id="483"/>
    </w:p>
    <w:p w:rsidR="006709A7" w:rsidRDefault="006709A7" w:rsidP="005C41B9">
      <w:pPr>
        <w:keepNext/>
        <w:keepLines/>
      </w:pPr>
      <w:r>
        <w:t xml:space="preserve">The first band </w:t>
      </w:r>
      <w:r w:rsidR="00C7653B">
        <w:t xml:space="preserve">2 </w:t>
      </w:r>
      <w:r>
        <w:t>data set</w:t>
      </w:r>
      <w:r w:rsidR="002070C1">
        <w:t>s</w:t>
      </w:r>
      <w:r>
        <w:t xml:space="preserve"> </w:t>
      </w:r>
      <w:r w:rsidR="002070C1">
        <w:t xml:space="preserve">are </w:t>
      </w:r>
      <w:r>
        <w:t>from early prototype measurement</w:t>
      </w:r>
      <w:r w:rsidR="002070C1">
        <w:t>s</w:t>
      </w:r>
      <w:r>
        <w:t xml:space="preserve"> and so do not include pol1 results.   The second two are more recent measurements.   In these examples, the band 2 efficiencies are calculated using “actual” beam pointing</w:t>
      </w:r>
      <w:r w:rsidR="00C7653B">
        <w:t>,</w:t>
      </w:r>
      <w:r>
        <w:t xml:space="preserve"> so the beam center-of-mass pointing is shown as (</w:t>
      </w:r>
      <w:proofErr w:type="spellStart"/>
      <w:r>
        <w:t>ff_xcenter</w:t>
      </w:r>
      <w:proofErr w:type="spellEnd"/>
      <w:r>
        <w:t xml:space="preserve">, </w:t>
      </w:r>
      <w:proofErr w:type="spellStart"/>
      <w:r>
        <w:t>ff_ycenter</w:t>
      </w:r>
      <w:proofErr w:type="spellEnd"/>
      <w:r>
        <w:t>).</w:t>
      </w:r>
    </w:p>
    <w:p w:rsidR="006709A7" w:rsidRDefault="006709A7" w:rsidP="005C41B9">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3</w:t>
      </w:r>
      <w:r w:rsidR="0030002F">
        <w:rPr>
          <w:noProof/>
        </w:rPr>
        <w:fldChar w:fldCharType="end"/>
      </w:r>
      <w:r>
        <w:t xml:space="preserve">: </w:t>
      </w:r>
      <w:r w:rsidR="005C41B9">
        <w:t>Band 2 Spillover and Polarization efficiencies using “actual” pointing option</w:t>
      </w:r>
    </w:p>
    <w:tbl>
      <w:tblPr>
        <w:tblW w:w="9580" w:type="dxa"/>
        <w:tblInd w:w="93" w:type="dxa"/>
        <w:tblLook w:val="04A0" w:firstRow="1" w:lastRow="0" w:firstColumn="1" w:lastColumn="0" w:noHBand="0" w:noVBand="1"/>
      </w:tblPr>
      <w:tblGrid>
        <w:gridCol w:w="2300"/>
        <w:gridCol w:w="1230"/>
        <w:gridCol w:w="1230"/>
        <w:gridCol w:w="1220"/>
        <w:gridCol w:w="1220"/>
        <w:gridCol w:w="1190"/>
        <w:gridCol w:w="1190"/>
      </w:tblGrid>
      <w:tr w:rsidR="006709A7" w:rsidRPr="006709A7" w:rsidTr="006709A7">
        <w:trPr>
          <w:trHeight w:val="240"/>
        </w:trPr>
        <w:tc>
          <w:tcPr>
            <w:tcW w:w="2300" w:type="dxa"/>
            <w:tcBorders>
              <w:top w:val="single" w:sz="4" w:space="0" w:color="auto"/>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Data Set</w:t>
            </w:r>
          </w:p>
        </w:tc>
        <w:tc>
          <w:tcPr>
            <w:tcW w:w="246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xml:space="preserve">Band2-TDH17429-RF90 </w:t>
            </w:r>
          </w:p>
        </w:tc>
        <w:tc>
          <w:tcPr>
            <w:tcW w:w="24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xml:space="preserve">Band2-TDH18144-RF88 </w:t>
            </w:r>
          </w:p>
        </w:tc>
        <w:tc>
          <w:tcPr>
            <w:tcW w:w="238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xml:space="preserve">Band2-TDH18147-RF88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RF sideband</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1=USB</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1=USB</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1=USB</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IFAtten</w:t>
            </w:r>
            <w:proofErr w:type="spellEnd"/>
            <w:r w:rsidRPr="006709A7">
              <w:rPr>
                <w:b/>
                <w:bCs/>
                <w:color w:val="000000"/>
                <w:sz w:val="18"/>
                <w:szCs w:val="18"/>
              </w:rPr>
              <w:t xml:space="preserve"> diff (</w:t>
            </w:r>
            <w:proofErr w:type="spellStart"/>
            <w:r w:rsidRPr="006709A7">
              <w:rPr>
                <w:b/>
                <w:bCs/>
                <w:color w:val="000000"/>
                <w:sz w:val="18"/>
                <w:szCs w:val="18"/>
              </w:rPr>
              <w:t>copol-xpol</w:t>
            </w:r>
            <w:proofErr w:type="spellEnd"/>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10</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10</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Pointing option</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SW Version</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1.3.6</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2.0.0</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1.3.5</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2.0.0</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1.3.5</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2.0.0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Platform</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Linux</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Windows</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Linux</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Windows</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Linux</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Windows</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Pol0</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ff_xcenter</w:t>
            </w:r>
            <w:proofErr w:type="spellEnd"/>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-1.132141</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-1.132141</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-0.673845</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-0.673845</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-0.660653</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-0.660653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ff_ycenter</w:t>
            </w:r>
            <w:proofErr w:type="spellEnd"/>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1.479218</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1.479218</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1.741938</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1.741938</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1.740237</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1.740237</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w:t>
            </w:r>
            <w:del w:id="484" w:author="Morgan McLeod" w:date="2016-03-04T10:08:00Z">
              <w:r w:rsidRPr="006709A7" w:rsidDel="004233AF">
                <w:rPr>
                  <w:b/>
                  <w:bCs/>
                  <w:color w:val="000000"/>
                  <w:sz w:val="18"/>
                  <w:szCs w:val="18"/>
                </w:rPr>
                <w:delText>2</w:delText>
              </w:r>
            </w:del>
            <w:ins w:id="485" w:author="Morgan McLeod" w:date="2016-03-04T10:08:00Z">
              <w:r w:rsidR="004233AF">
                <w:rPr>
                  <w:b/>
                  <w:bCs/>
                  <w:color w:val="000000"/>
                  <w:sz w:val="18"/>
                  <w:szCs w:val="18"/>
                </w:rPr>
                <w:t>4</w:t>
              </w:r>
            </w:ins>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0.915341</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0.915341</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0.908063</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0.908063</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0.908383</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0.908383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w:t>
            </w:r>
            <w:del w:id="486" w:author="Morgan McLeod" w:date="2016-03-04T10:08:00Z">
              <w:r w:rsidRPr="006709A7" w:rsidDel="004233AF">
                <w:rPr>
                  <w:b/>
                  <w:bCs/>
                  <w:color w:val="000000"/>
                  <w:sz w:val="18"/>
                  <w:szCs w:val="18"/>
                </w:rPr>
                <w:delText>3</w:delText>
              </w:r>
            </w:del>
            <w:ins w:id="487" w:author="Morgan McLeod" w:date="2016-03-04T10:08:00Z">
              <w:r w:rsidR="004233AF">
                <w:rPr>
                  <w:b/>
                  <w:bCs/>
                  <w:color w:val="000000"/>
                  <w:sz w:val="18"/>
                  <w:szCs w:val="18"/>
                </w:rPr>
                <w:t>5</w:t>
              </w:r>
            </w:ins>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0.980519</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0.980519</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0.983024</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0.983024</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0.982959</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0.982959</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w:t>
            </w:r>
            <w:del w:id="488" w:author="Morgan McLeod" w:date="2016-03-04T10:08:00Z">
              <w:r w:rsidRPr="006709A7" w:rsidDel="004233AF">
                <w:rPr>
                  <w:b/>
                  <w:bCs/>
                  <w:color w:val="000000"/>
                  <w:sz w:val="18"/>
                  <w:szCs w:val="18"/>
                </w:rPr>
                <w:delText>4</w:delText>
              </w:r>
            </w:del>
            <w:ins w:id="489" w:author="Morgan McLeod" w:date="2016-03-04T10:08:00Z">
              <w:r w:rsidR="004233AF">
                <w:rPr>
                  <w:b/>
                  <w:bCs/>
                  <w:color w:val="000000"/>
                  <w:sz w:val="18"/>
                  <w:szCs w:val="18"/>
                </w:rPr>
                <w:t>2</w:t>
              </w:r>
            </w:ins>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0.903124</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0.903124</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0.897336</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0.897336</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0.897650</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0.897650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w:t>
            </w:r>
            <w:del w:id="490" w:author="Morgan McLeod" w:date="2016-03-04T10:08:00Z">
              <w:r w:rsidRPr="006709A7" w:rsidDel="004233AF">
                <w:rPr>
                  <w:b/>
                  <w:bCs/>
                  <w:color w:val="000000"/>
                  <w:sz w:val="18"/>
                  <w:szCs w:val="18"/>
                </w:rPr>
                <w:delText>5</w:delText>
              </w:r>
            </w:del>
            <w:ins w:id="491" w:author="Morgan McLeod" w:date="2016-03-04T10:08:00Z">
              <w:r w:rsidR="004233AF">
                <w:rPr>
                  <w:b/>
                  <w:bCs/>
                  <w:color w:val="000000"/>
                  <w:sz w:val="18"/>
                  <w:szCs w:val="18"/>
                </w:rPr>
                <w:t>3</w:t>
              </w:r>
            </w:ins>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0.993783</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0.993783</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0.994775</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0.994775</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0.994713</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0.994713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0.897509</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0.897509</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0.892648</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0.892648</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0.892904</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0.892904</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Pol1</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ff_xcenter</w:t>
            </w:r>
            <w:proofErr w:type="spellEnd"/>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-0.452249</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-0.452249</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-0.455661</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-0.455661</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ff_ycenter</w:t>
            </w:r>
            <w:proofErr w:type="spellEnd"/>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1.702948</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1.702948</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1.706975</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1.706975</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w:t>
            </w:r>
            <w:del w:id="492" w:author="Morgan McLeod" w:date="2016-03-04T10:08:00Z">
              <w:r w:rsidRPr="006709A7" w:rsidDel="004233AF">
                <w:rPr>
                  <w:b/>
                  <w:bCs/>
                  <w:color w:val="000000"/>
                  <w:sz w:val="18"/>
                  <w:szCs w:val="18"/>
                </w:rPr>
                <w:delText>2</w:delText>
              </w:r>
            </w:del>
            <w:ins w:id="493" w:author="Morgan McLeod" w:date="2016-03-04T10:08:00Z">
              <w:r w:rsidR="004233AF">
                <w:rPr>
                  <w:b/>
                  <w:bCs/>
                  <w:color w:val="000000"/>
                  <w:sz w:val="18"/>
                  <w:szCs w:val="18"/>
                </w:rPr>
                <w:t>4</w:t>
              </w:r>
            </w:ins>
            <w:r w:rsidRPr="006709A7">
              <w:rPr>
                <w:b/>
                <w:bCs/>
                <w:color w:val="000000"/>
                <w:sz w:val="18"/>
                <w:szCs w:val="18"/>
              </w:rPr>
              <w:t>)</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0.917462</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0.917462</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0.917308</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0.917308</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w:t>
            </w:r>
            <w:del w:id="494" w:author="Morgan McLeod" w:date="2016-03-04T10:08:00Z">
              <w:r w:rsidRPr="006709A7" w:rsidDel="004233AF">
                <w:rPr>
                  <w:b/>
                  <w:bCs/>
                  <w:color w:val="000000"/>
                  <w:sz w:val="18"/>
                  <w:szCs w:val="18"/>
                </w:rPr>
                <w:delText>3</w:delText>
              </w:r>
            </w:del>
            <w:ins w:id="495" w:author="Morgan McLeod" w:date="2016-03-04T10:08:00Z">
              <w:r w:rsidR="004233AF">
                <w:rPr>
                  <w:b/>
                  <w:bCs/>
                  <w:color w:val="000000"/>
                  <w:sz w:val="18"/>
                  <w:szCs w:val="18"/>
                </w:rPr>
                <w:t>5</w:t>
              </w:r>
            </w:ins>
            <w:r w:rsidRPr="006709A7">
              <w:rPr>
                <w:b/>
                <w:bCs/>
                <w:color w:val="000000"/>
                <w:sz w:val="18"/>
                <w:szCs w:val="18"/>
              </w:rPr>
              <w:t>)</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0.985306</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0.985306</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0.985377</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0.985377</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w:t>
            </w:r>
            <w:del w:id="496" w:author="Morgan McLeod" w:date="2016-03-04T10:08:00Z">
              <w:r w:rsidRPr="006709A7" w:rsidDel="004233AF">
                <w:rPr>
                  <w:b/>
                  <w:bCs/>
                  <w:color w:val="000000"/>
                  <w:sz w:val="18"/>
                  <w:szCs w:val="18"/>
                </w:rPr>
                <w:delText>4</w:delText>
              </w:r>
            </w:del>
            <w:ins w:id="497" w:author="Morgan McLeod" w:date="2016-03-04T10:08:00Z">
              <w:r w:rsidR="004233AF">
                <w:rPr>
                  <w:b/>
                  <w:bCs/>
                  <w:color w:val="000000"/>
                  <w:sz w:val="18"/>
                  <w:szCs w:val="18"/>
                </w:rPr>
                <w:t>2</w:t>
              </w:r>
            </w:ins>
            <w:r w:rsidRPr="006709A7">
              <w:rPr>
                <w:b/>
                <w:bCs/>
                <w:color w:val="000000"/>
                <w:sz w:val="18"/>
                <w:szCs w:val="18"/>
              </w:rPr>
              <w:t>)</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0.907806</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0.907806</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0.907661</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0.907661</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w:t>
            </w:r>
            <w:del w:id="498" w:author="Morgan McLeod" w:date="2016-03-04T10:08:00Z">
              <w:r w:rsidRPr="006709A7" w:rsidDel="004233AF">
                <w:rPr>
                  <w:b/>
                  <w:bCs/>
                  <w:color w:val="000000"/>
                  <w:sz w:val="18"/>
                  <w:szCs w:val="18"/>
                </w:rPr>
                <w:delText>5</w:delText>
              </w:r>
            </w:del>
            <w:ins w:id="499" w:author="Morgan McLeod" w:date="2016-03-04T10:08:00Z">
              <w:r w:rsidR="004233AF">
                <w:rPr>
                  <w:b/>
                  <w:bCs/>
                  <w:color w:val="000000"/>
                  <w:sz w:val="18"/>
                  <w:szCs w:val="18"/>
                </w:rPr>
                <w:t>3</w:t>
              </w:r>
            </w:ins>
            <w:r w:rsidRPr="006709A7">
              <w:rPr>
                <w:b/>
                <w:bCs/>
                <w:color w:val="000000"/>
                <w:sz w:val="18"/>
                <w:szCs w:val="18"/>
              </w:rPr>
              <w:t>)</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0.995787</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0.995787</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0.995851</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0.995851</w:t>
            </w:r>
          </w:p>
        </w:tc>
      </w:tr>
      <w:tr w:rsidR="006709A7" w:rsidRPr="006709A7" w:rsidTr="006709A7">
        <w:trPr>
          <w:trHeight w:val="24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230" w:type="dxa"/>
            <w:tcBorders>
              <w:top w:val="nil"/>
              <w:left w:val="nil"/>
              <w:bottom w:val="single" w:sz="4" w:space="0" w:color="auto"/>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single" w:sz="4" w:space="0" w:color="auto"/>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0.903981</w:t>
            </w:r>
          </w:p>
        </w:tc>
        <w:tc>
          <w:tcPr>
            <w:tcW w:w="1220"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0.903981</w:t>
            </w:r>
          </w:p>
        </w:tc>
        <w:tc>
          <w:tcPr>
            <w:tcW w:w="1190"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0.903894</w:t>
            </w:r>
          </w:p>
        </w:tc>
        <w:tc>
          <w:tcPr>
            <w:tcW w:w="1190"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0.903894</w:t>
            </w:r>
          </w:p>
        </w:tc>
      </w:tr>
    </w:tbl>
    <w:p w:rsidR="006709A7" w:rsidRPr="006709A7" w:rsidRDefault="006709A7" w:rsidP="006709A7"/>
    <w:p w:rsidR="006709A7" w:rsidRDefault="005C41B9" w:rsidP="00573C31">
      <w:pPr>
        <w:pStyle w:val="Heading3"/>
        <w:pageBreakBefore/>
      </w:pPr>
      <w:bookmarkStart w:id="500" w:name="_Toc444856293"/>
      <w:r>
        <w:lastRenderedPageBreak/>
        <w:t>Band 6</w:t>
      </w:r>
      <w:bookmarkEnd w:id="500"/>
    </w:p>
    <w:p w:rsidR="005C41B9" w:rsidRDefault="005C41B9" w:rsidP="005C41B9">
      <w:r>
        <w:t>The band 6 data set uses the “nominal” pointing option for efficiency calculation.</w:t>
      </w:r>
    </w:p>
    <w:p w:rsidR="00573C31" w:rsidRDefault="00573C31" w:rsidP="00573C31">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4</w:t>
      </w:r>
      <w:r w:rsidR="0030002F">
        <w:rPr>
          <w:noProof/>
        </w:rPr>
        <w:fldChar w:fldCharType="end"/>
      </w:r>
      <w:r>
        <w:t>: Band 6 Spillover and Polarization efficiencies using the “nominal”</w:t>
      </w:r>
      <w:r w:rsidR="00A40DEC">
        <w:t xml:space="preserve"> pointing option</w:t>
      </w:r>
    </w:p>
    <w:tbl>
      <w:tblPr>
        <w:tblW w:w="4760" w:type="dxa"/>
        <w:tblInd w:w="93" w:type="dxa"/>
        <w:tblLook w:val="04A0" w:firstRow="1" w:lastRow="0" w:firstColumn="1" w:lastColumn="0" w:noHBand="0" w:noVBand="1"/>
      </w:tblPr>
      <w:tblGrid>
        <w:gridCol w:w="2300"/>
        <w:gridCol w:w="1230"/>
        <w:gridCol w:w="1230"/>
      </w:tblGrid>
      <w:tr w:rsidR="00573C31" w:rsidRPr="00573C31" w:rsidTr="00573C31">
        <w:trPr>
          <w:trHeight w:val="240"/>
        </w:trPr>
        <w:tc>
          <w:tcPr>
            <w:tcW w:w="2300" w:type="dxa"/>
            <w:tcBorders>
              <w:top w:val="single" w:sz="4" w:space="0" w:color="auto"/>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Data Set</w:t>
            </w:r>
          </w:p>
        </w:tc>
        <w:tc>
          <w:tcPr>
            <w:tcW w:w="246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Band6-TDH14050-RF243</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RF sideband</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2=LSB</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IFAtten</w:t>
            </w:r>
            <w:proofErr w:type="spellEnd"/>
            <w:r w:rsidRPr="00573C31">
              <w:rPr>
                <w:b/>
                <w:bCs/>
                <w:color w:val="000000"/>
                <w:sz w:val="18"/>
                <w:szCs w:val="18"/>
              </w:rPr>
              <w:t xml:space="preserve"> diff (</w:t>
            </w:r>
            <w:proofErr w:type="spellStart"/>
            <w:r w:rsidRPr="00573C31">
              <w:rPr>
                <w:b/>
                <w:bCs/>
                <w:color w:val="000000"/>
                <w:sz w:val="18"/>
                <w:szCs w:val="18"/>
              </w:rPr>
              <w:t>copol-xpol</w:t>
            </w:r>
            <w:proofErr w:type="spellEnd"/>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10</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Pointing option</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nominal</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nominal</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SW Version</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1.3.6</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2.0.0</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Platform</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Linux</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Windows</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 </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Pol0</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ff_xcenter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2.158020</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2.158020</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ff_ycenter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-2.023237</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-2.023238</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eta_spillover</w:t>
            </w:r>
            <w:proofErr w:type="spellEnd"/>
            <w:r w:rsidRPr="00573C31">
              <w:rPr>
                <w:b/>
                <w:bCs/>
                <w:color w:val="000000"/>
                <w:sz w:val="18"/>
                <w:szCs w:val="18"/>
              </w:rPr>
              <w:t xml:space="preserve"> (</w:t>
            </w:r>
            <w:del w:id="501" w:author="Morgan McLeod" w:date="2016-03-04T10:08:00Z">
              <w:r w:rsidRPr="00573C31" w:rsidDel="004233AF">
                <w:rPr>
                  <w:b/>
                  <w:bCs/>
                  <w:color w:val="000000"/>
                  <w:sz w:val="18"/>
                  <w:szCs w:val="18"/>
                </w:rPr>
                <w:delText>2</w:delText>
              </w:r>
            </w:del>
            <w:ins w:id="502" w:author="Morgan McLeod" w:date="2016-03-04T10:08:00Z">
              <w:r w:rsidR="004233AF">
                <w:rPr>
                  <w:b/>
                  <w:bCs/>
                  <w:color w:val="000000"/>
                  <w:sz w:val="18"/>
                  <w:szCs w:val="18"/>
                </w:rPr>
                <w:t>4</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0.919811</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0.919811</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eta_pol</w:t>
            </w:r>
            <w:proofErr w:type="spellEnd"/>
            <w:r w:rsidRPr="00573C31">
              <w:rPr>
                <w:b/>
                <w:bCs/>
                <w:color w:val="000000"/>
                <w:sz w:val="18"/>
                <w:szCs w:val="18"/>
              </w:rPr>
              <w:t xml:space="preserve"> (</w:t>
            </w:r>
            <w:del w:id="503" w:author="Morgan McLeod" w:date="2016-03-04T10:08:00Z">
              <w:r w:rsidRPr="00573C31" w:rsidDel="004233AF">
                <w:rPr>
                  <w:b/>
                  <w:bCs/>
                  <w:color w:val="000000"/>
                  <w:sz w:val="18"/>
                  <w:szCs w:val="18"/>
                </w:rPr>
                <w:delText>3</w:delText>
              </w:r>
            </w:del>
            <w:ins w:id="504" w:author="Morgan McLeod" w:date="2016-03-04T10:08:00Z">
              <w:r w:rsidR="004233AF">
                <w:rPr>
                  <w:b/>
                  <w:bCs/>
                  <w:color w:val="000000"/>
                  <w:sz w:val="18"/>
                  <w:szCs w:val="18"/>
                </w:rPr>
                <w:t>5</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0.989766</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0.989766</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eta_spill_co_cross</w:t>
            </w:r>
            <w:proofErr w:type="spellEnd"/>
            <w:r w:rsidRPr="00573C31">
              <w:rPr>
                <w:b/>
                <w:bCs/>
                <w:color w:val="000000"/>
                <w:sz w:val="18"/>
                <w:szCs w:val="18"/>
              </w:rPr>
              <w:t xml:space="preserve"> (</w:t>
            </w:r>
            <w:del w:id="505" w:author="Morgan McLeod" w:date="2016-03-04T10:08:00Z">
              <w:r w:rsidRPr="00573C31" w:rsidDel="004233AF">
                <w:rPr>
                  <w:b/>
                  <w:bCs/>
                  <w:color w:val="000000"/>
                  <w:sz w:val="18"/>
                  <w:szCs w:val="18"/>
                </w:rPr>
                <w:delText>4</w:delText>
              </w:r>
            </w:del>
            <w:ins w:id="506" w:author="Morgan McLeod" w:date="2016-03-04T10:08:00Z">
              <w:r w:rsidR="004233AF">
                <w:rPr>
                  <w:b/>
                  <w:bCs/>
                  <w:color w:val="000000"/>
                  <w:sz w:val="18"/>
                  <w:szCs w:val="18"/>
                </w:rPr>
                <w:t>2</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0.918398</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0.918398</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eta_pol_on_secondary</w:t>
            </w:r>
            <w:proofErr w:type="spellEnd"/>
            <w:r w:rsidRPr="00573C31">
              <w:rPr>
                <w:b/>
                <w:bCs/>
                <w:color w:val="000000"/>
                <w:sz w:val="18"/>
                <w:szCs w:val="18"/>
              </w:rPr>
              <w:t xml:space="preserve"> (</w:t>
            </w:r>
            <w:del w:id="507" w:author="Morgan McLeod" w:date="2016-03-04T10:08:00Z">
              <w:r w:rsidRPr="00573C31" w:rsidDel="004233AF">
                <w:rPr>
                  <w:b/>
                  <w:bCs/>
                  <w:color w:val="000000"/>
                  <w:sz w:val="18"/>
                  <w:szCs w:val="18"/>
                </w:rPr>
                <w:delText>5</w:delText>
              </w:r>
            </w:del>
            <w:ins w:id="508" w:author="Morgan McLeod" w:date="2016-03-04T10:08:00Z">
              <w:r w:rsidR="004233AF">
                <w:rPr>
                  <w:b/>
                  <w:bCs/>
                  <w:color w:val="000000"/>
                  <w:sz w:val="18"/>
                  <w:szCs w:val="18"/>
                </w:rPr>
                <w:t>3</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0.991289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0.991289</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eta_pol_spill</w:t>
            </w:r>
            <w:proofErr w:type="spellEnd"/>
            <w:r w:rsidRPr="00573C31">
              <w:rPr>
                <w:b/>
                <w:bCs/>
                <w:color w:val="000000"/>
                <w:sz w:val="18"/>
                <w:szCs w:val="18"/>
              </w:rPr>
              <w:t xml:space="preserve"> (1)</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0.910398</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0.910398</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 </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Pol1</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ff_xcenter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2.115269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2.115271</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ff_ycenter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-2.065860</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-2.065861</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eta_spillover</w:t>
            </w:r>
            <w:proofErr w:type="spellEnd"/>
            <w:r w:rsidRPr="00573C31">
              <w:rPr>
                <w:b/>
                <w:bCs/>
                <w:color w:val="000000"/>
                <w:sz w:val="18"/>
                <w:szCs w:val="18"/>
              </w:rPr>
              <w:t xml:space="preserve"> (</w:t>
            </w:r>
            <w:del w:id="509" w:author="Morgan McLeod" w:date="2016-03-04T10:08:00Z">
              <w:r w:rsidRPr="00573C31" w:rsidDel="004233AF">
                <w:rPr>
                  <w:b/>
                  <w:bCs/>
                  <w:color w:val="000000"/>
                  <w:sz w:val="18"/>
                  <w:szCs w:val="18"/>
                </w:rPr>
                <w:delText>2</w:delText>
              </w:r>
            </w:del>
            <w:ins w:id="510" w:author="Morgan McLeod" w:date="2016-03-04T10:08:00Z">
              <w:r w:rsidR="004233AF">
                <w:rPr>
                  <w:b/>
                  <w:bCs/>
                  <w:color w:val="000000"/>
                  <w:sz w:val="18"/>
                  <w:szCs w:val="18"/>
                </w:rPr>
                <w:t>4</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0.923252</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0.923252</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eta_pol</w:t>
            </w:r>
            <w:proofErr w:type="spellEnd"/>
            <w:r w:rsidRPr="00573C31">
              <w:rPr>
                <w:b/>
                <w:bCs/>
                <w:color w:val="000000"/>
                <w:sz w:val="18"/>
                <w:szCs w:val="18"/>
              </w:rPr>
              <w:t xml:space="preserve"> (</w:t>
            </w:r>
            <w:del w:id="511" w:author="Morgan McLeod" w:date="2016-03-04T10:08:00Z">
              <w:r w:rsidRPr="00573C31" w:rsidDel="004233AF">
                <w:rPr>
                  <w:b/>
                  <w:bCs/>
                  <w:color w:val="000000"/>
                  <w:sz w:val="18"/>
                  <w:szCs w:val="18"/>
                </w:rPr>
                <w:delText>3</w:delText>
              </w:r>
            </w:del>
            <w:ins w:id="512" w:author="Morgan McLeod" w:date="2016-03-04T10:08:00Z">
              <w:r w:rsidR="004233AF">
                <w:rPr>
                  <w:b/>
                  <w:bCs/>
                  <w:color w:val="000000"/>
                  <w:sz w:val="18"/>
                  <w:szCs w:val="18"/>
                </w:rPr>
                <w:t>5</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0.991839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0.991839</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eta_spill_co_cross</w:t>
            </w:r>
            <w:proofErr w:type="spellEnd"/>
            <w:r w:rsidRPr="00573C31">
              <w:rPr>
                <w:b/>
                <w:bCs/>
                <w:color w:val="000000"/>
                <w:sz w:val="18"/>
                <w:szCs w:val="18"/>
              </w:rPr>
              <w:t xml:space="preserve"> (</w:t>
            </w:r>
            <w:del w:id="513" w:author="Morgan McLeod" w:date="2016-03-04T10:09:00Z">
              <w:r w:rsidRPr="00573C31" w:rsidDel="004233AF">
                <w:rPr>
                  <w:b/>
                  <w:bCs/>
                  <w:color w:val="000000"/>
                  <w:sz w:val="18"/>
                  <w:szCs w:val="18"/>
                </w:rPr>
                <w:delText>4</w:delText>
              </w:r>
            </w:del>
            <w:ins w:id="514" w:author="Morgan McLeod" w:date="2016-03-04T10:09:00Z">
              <w:r w:rsidR="004233AF">
                <w:rPr>
                  <w:b/>
                  <w:bCs/>
                  <w:color w:val="000000"/>
                  <w:sz w:val="18"/>
                  <w:szCs w:val="18"/>
                </w:rPr>
                <w:t>2</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0.922369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0.922369</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eta_pol_on_secondary</w:t>
            </w:r>
            <w:proofErr w:type="spellEnd"/>
            <w:r w:rsidRPr="00573C31">
              <w:rPr>
                <w:b/>
                <w:bCs/>
                <w:color w:val="000000"/>
                <w:sz w:val="18"/>
                <w:szCs w:val="18"/>
              </w:rPr>
              <w:t xml:space="preserve"> (</w:t>
            </w:r>
            <w:del w:id="515" w:author="Morgan McLeod" w:date="2016-03-04T10:09:00Z">
              <w:r w:rsidRPr="00573C31" w:rsidDel="004233AF">
                <w:rPr>
                  <w:b/>
                  <w:bCs/>
                  <w:color w:val="000000"/>
                  <w:sz w:val="18"/>
                  <w:szCs w:val="18"/>
                </w:rPr>
                <w:delText>5</w:delText>
              </w:r>
            </w:del>
            <w:ins w:id="516" w:author="Morgan McLeod" w:date="2016-03-04T10:09:00Z">
              <w:r w:rsidR="004233AF">
                <w:rPr>
                  <w:b/>
                  <w:bCs/>
                  <w:color w:val="000000"/>
                  <w:sz w:val="18"/>
                  <w:szCs w:val="18"/>
                </w:rPr>
                <w:t>3</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0.992788</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0.992788</w:t>
            </w:r>
          </w:p>
        </w:tc>
      </w:tr>
      <w:tr w:rsidR="00573C31" w:rsidRPr="00573C31" w:rsidTr="00573C31">
        <w:trPr>
          <w:trHeight w:val="24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eta_pol_spill</w:t>
            </w:r>
            <w:proofErr w:type="spellEnd"/>
            <w:r w:rsidRPr="00573C31">
              <w:rPr>
                <w:b/>
                <w:bCs/>
                <w:color w:val="000000"/>
                <w:sz w:val="18"/>
                <w:szCs w:val="18"/>
              </w:rPr>
              <w:t xml:space="preserve"> (1)</w:t>
            </w:r>
          </w:p>
        </w:tc>
        <w:tc>
          <w:tcPr>
            <w:tcW w:w="1230" w:type="dxa"/>
            <w:tcBorders>
              <w:top w:val="nil"/>
              <w:left w:val="nil"/>
              <w:bottom w:val="single" w:sz="4" w:space="0" w:color="auto"/>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0.915717</w:t>
            </w:r>
          </w:p>
        </w:tc>
        <w:tc>
          <w:tcPr>
            <w:tcW w:w="1230" w:type="dxa"/>
            <w:tcBorders>
              <w:top w:val="nil"/>
              <w:left w:val="nil"/>
              <w:bottom w:val="single" w:sz="4" w:space="0" w:color="auto"/>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0.915717</w:t>
            </w:r>
          </w:p>
        </w:tc>
      </w:tr>
    </w:tbl>
    <w:p w:rsidR="002A6472" w:rsidRDefault="00AF66F1" w:rsidP="00AF66F1">
      <w:pPr>
        <w:pStyle w:val="Heading2"/>
      </w:pPr>
      <w:bookmarkStart w:id="517" w:name="_Toc444856294"/>
      <w:r>
        <w:t>Amplitude Taper, Edge Taper, and Illumination efficiency</w:t>
      </w:r>
      <w:bookmarkEnd w:id="517"/>
    </w:p>
    <w:p w:rsidR="00A20FBD" w:rsidRDefault="00A20FBD" w:rsidP="00A20FBD">
      <w:pPr>
        <w:pStyle w:val="Heading3"/>
      </w:pPr>
      <w:bookmarkStart w:id="518" w:name="_Toc444856295"/>
      <w:r>
        <w:t>Band 1</w:t>
      </w:r>
      <w:bookmarkEnd w:id="518"/>
    </w:p>
    <w:p w:rsidR="00A20FBD" w:rsidRDefault="00A20FBD" w:rsidP="00A20FBD">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5</w:t>
      </w:r>
      <w:r w:rsidR="0030002F">
        <w:rPr>
          <w:noProof/>
        </w:rPr>
        <w:fldChar w:fldCharType="end"/>
      </w:r>
      <w:r>
        <w:t>: Band 1 Taper, Edge, Illumination efficiency</w:t>
      </w:r>
    </w:p>
    <w:tbl>
      <w:tblPr>
        <w:tblW w:w="8260" w:type="dxa"/>
        <w:tblInd w:w="93" w:type="dxa"/>
        <w:tblLook w:val="04A0" w:firstRow="1" w:lastRow="0" w:firstColumn="1" w:lastColumn="0" w:noHBand="0" w:noVBand="1"/>
      </w:tblPr>
      <w:tblGrid>
        <w:gridCol w:w="1480"/>
        <w:gridCol w:w="1322"/>
        <w:gridCol w:w="906"/>
        <w:gridCol w:w="1383"/>
        <w:gridCol w:w="917"/>
        <w:gridCol w:w="1346"/>
        <w:gridCol w:w="906"/>
      </w:tblGrid>
      <w:tr w:rsidR="00A20FBD" w:rsidRPr="00A20FBD" w:rsidTr="00A20FB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Data Set</w:t>
            </w:r>
          </w:p>
        </w:tc>
        <w:tc>
          <w:tcPr>
            <w:tcW w:w="2228"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Band1-SN03-RF35 </w:t>
            </w:r>
          </w:p>
        </w:tc>
        <w:tc>
          <w:tcPr>
            <w:tcW w:w="2300" w:type="dxa"/>
            <w:gridSpan w:val="2"/>
            <w:tcBorders>
              <w:top w:val="single" w:sz="4" w:space="0" w:color="auto"/>
              <w:left w:val="nil"/>
              <w:bottom w:val="nil"/>
              <w:right w:val="nil"/>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Band1-SN03-RF42.5</w:t>
            </w:r>
          </w:p>
        </w:tc>
        <w:tc>
          <w:tcPr>
            <w:tcW w:w="2252"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Band1-SN03-RF50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SW Version</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 modified</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4D2D4E">
            <w:pPr>
              <w:spacing w:before="0"/>
              <w:jc w:val="center"/>
              <w:rPr>
                <w:color w:val="000000"/>
                <w:sz w:val="18"/>
                <w:szCs w:val="18"/>
              </w:rPr>
            </w:pPr>
            <w:r w:rsidRPr="00A20FBD">
              <w:rPr>
                <w:color w:val="000000"/>
                <w:sz w:val="18"/>
                <w:szCs w:val="18"/>
              </w:rPr>
              <w:t>2.0.</w:t>
            </w:r>
            <w:del w:id="519" w:author="Morgan McLeod" w:date="2016-03-04T11:51:00Z">
              <w:r w:rsidRPr="00A20FBD" w:rsidDel="00500230">
                <w:rPr>
                  <w:color w:val="000000"/>
                  <w:sz w:val="18"/>
                  <w:szCs w:val="18"/>
                </w:rPr>
                <w:delText>0</w:delText>
              </w:r>
            </w:del>
            <w:ins w:id="520" w:author="Morgan McLeod" w:date="2016-03-04T11:51:00Z">
              <w:r w:rsidR="00500230">
                <w:rPr>
                  <w:color w:val="000000"/>
                  <w:sz w:val="18"/>
                  <w:szCs w:val="18"/>
                </w:rPr>
                <w:t>4</w:t>
              </w:r>
            </w:ins>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 modified</w:t>
            </w:r>
          </w:p>
        </w:tc>
        <w:tc>
          <w:tcPr>
            <w:tcW w:w="917" w:type="dxa"/>
            <w:tcBorders>
              <w:top w:val="nil"/>
              <w:left w:val="nil"/>
              <w:bottom w:val="nil"/>
              <w:right w:val="nil"/>
            </w:tcBorders>
            <w:shd w:val="clear" w:color="auto" w:fill="auto"/>
            <w:noWrap/>
            <w:vAlign w:val="bottom"/>
            <w:hideMark/>
          </w:tcPr>
          <w:p w:rsidR="00A20FBD" w:rsidRPr="00A20FBD" w:rsidRDefault="00A20FBD" w:rsidP="004D2D4E">
            <w:pPr>
              <w:spacing w:before="0"/>
              <w:jc w:val="center"/>
              <w:rPr>
                <w:color w:val="000000"/>
                <w:sz w:val="18"/>
                <w:szCs w:val="18"/>
              </w:rPr>
            </w:pPr>
            <w:r w:rsidRPr="00A20FBD">
              <w:rPr>
                <w:color w:val="000000"/>
                <w:sz w:val="18"/>
                <w:szCs w:val="18"/>
              </w:rPr>
              <w:t>2.0.</w:t>
            </w:r>
            <w:del w:id="521" w:author="Morgan McLeod" w:date="2016-03-04T11:51:00Z">
              <w:r w:rsidRPr="00A20FBD" w:rsidDel="00500230">
                <w:rPr>
                  <w:color w:val="000000"/>
                  <w:sz w:val="18"/>
                  <w:szCs w:val="18"/>
                </w:rPr>
                <w:delText>0</w:delText>
              </w:r>
            </w:del>
            <w:ins w:id="522" w:author="Morgan McLeod" w:date="2016-03-04T11:51:00Z">
              <w:r w:rsidR="00500230">
                <w:rPr>
                  <w:color w:val="000000"/>
                  <w:sz w:val="18"/>
                  <w:szCs w:val="18"/>
                </w:rPr>
                <w:t>4</w:t>
              </w:r>
            </w:ins>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 modified</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4D2D4E">
            <w:pPr>
              <w:spacing w:before="0"/>
              <w:jc w:val="center"/>
              <w:rPr>
                <w:color w:val="000000"/>
                <w:sz w:val="18"/>
                <w:szCs w:val="18"/>
              </w:rPr>
            </w:pPr>
            <w:r w:rsidRPr="00A20FBD">
              <w:rPr>
                <w:color w:val="000000"/>
                <w:sz w:val="18"/>
                <w:szCs w:val="18"/>
              </w:rPr>
              <w:t>2.0.</w:t>
            </w:r>
            <w:del w:id="523" w:author="Morgan McLeod" w:date="2016-03-04T11:51:00Z">
              <w:r w:rsidRPr="00A20FBD" w:rsidDel="00500230">
                <w:rPr>
                  <w:color w:val="000000"/>
                  <w:sz w:val="18"/>
                  <w:szCs w:val="18"/>
                </w:rPr>
                <w:delText>0</w:delText>
              </w:r>
            </w:del>
            <w:ins w:id="524" w:author="Morgan McLeod" w:date="2016-03-04T11:51:00Z">
              <w:r w:rsidR="00500230">
                <w:rPr>
                  <w:color w:val="000000"/>
                  <w:sz w:val="18"/>
                  <w:szCs w:val="18"/>
                </w:rPr>
                <w:t>4</w:t>
              </w:r>
            </w:ins>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Platform</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Pol0</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0.916026</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0.916026</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0.905239</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0.905239</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0.891435</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0.891435</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0.809755</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0.809755</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0.824944</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0.824944</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0.813781</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0.813781</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-9.133569</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-9.134</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-9.980988</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-9.981</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-10.763277</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-10.763</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Pol1</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0.915318</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0.915318</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0.902723</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0.902723</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0.892080</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0.892080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0.802076</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0.802076</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0.817926</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0.817926</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0.814428</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0.814428</w:t>
            </w:r>
          </w:p>
        </w:tc>
      </w:tr>
      <w:tr w:rsidR="00A20FBD" w:rsidRPr="00A20FBD" w:rsidTr="00A20FB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322"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-9.282266</w:t>
            </w:r>
          </w:p>
        </w:tc>
        <w:tc>
          <w:tcPr>
            <w:tcW w:w="906"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-9.282</w:t>
            </w:r>
          </w:p>
        </w:tc>
        <w:tc>
          <w:tcPr>
            <w:tcW w:w="1383"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-10.099223</w:t>
            </w:r>
          </w:p>
        </w:tc>
        <w:tc>
          <w:tcPr>
            <w:tcW w:w="917"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-10.099</w:t>
            </w:r>
          </w:p>
        </w:tc>
        <w:tc>
          <w:tcPr>
            <w:tcW w:w="1346" w:type="dxa"/>
            <w:tcBorders>
              <w:top w:val="nil"/>
              <w:left w:val="single" w:sz="4" w:space="0" w:color="auto"/>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-10.630156</w:t>
            </w:r>
          </w:p>
        </w:tc>
        <w:tc>
          <w:tcPr>
            <w:tcW w:w="906"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-10.630</w:t>
            </w:r>
          </w:p>
        </w:tc>
      </w:tr>
    </w:tbl>
    <w:p w:rsidR="00A20FBD" w:rsidRPr="00A20FBD" w:rsidRDefault="00A20FBD" w:rsidP="00A20FBD"/>
    <w:p w:rsidR="00A20FBD" w:rsidRDefault="00A20FBD" w:rsidP="00A20FBD">
      <w:pPr>
        <w:pStyle w:val="Heading3"/>
      </w:pPr>
      <w:bookmarkStart w:id="525" w:name="_Toc444856296"/>
      <w:r>
        <w:lastRenderedPageBreak/>
        <w:t>Band 2</w:t>
      </w:r>
      <w:bookmarkEnd w:id="525"/>
    </w:p>
    <w:p w:rsidR="00A20FBD" w:rsidRDefault="00A20FBD" w:rsidP="00A20FBD">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6</w:t>
      </w:r>
      <w:r w:rsidR="0030002F">
        <w:rPr>
          <w:noProof/>
        </w:rPr>
        <w:fldChar w:fldCharType="end"/>
      </w:r>
      <w:r>
        <w:t>:</w:t>
      </w:r>
      <w:r w:rsidRPr="00A20FBD">
        <w:t xml:space="preserve"> </w:t>
      </w:r>
      <w:r>
        <w:t>Band 2 Taper, Edge, Illumination efficiency</w:t>
      </w:r>
    </w:p>
    <w:tbl>
      <w:tblPr>
        <w:tblW w:w="8220" w:type="dxa"/>
        <w:tblInd w:w="93" w:type="dxa"/>
        <w:tblLook w:val="04A0" w:firstRow="1" w:lastRow="0" w:firstColumn="1" w:lastColumn="0" w:noHBand="0" w:noVBand="1"/>
      </w:tblPr>
      <w:tblGrid>
        <w:gridCol w:w="1480"/>
        <w:gridCol w:w="1194"/>
        <w:gridCol w:w="1006"/>
        <w:gridCol w:w="1249"/>
        <w:gridCol w:w="1051"/>
        <w:gridCol w:w="1216"/>
        <w:gridCol w:w="1024"/>
      </w:tblGrid>
      <w:tr w:rsidR="00A20FBD" w:rsidRPr="00A20FBD" w:rsidTr="00A20FB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Band2-TDH17429-RF90 </w:t>
            </w:r>
          </w:p>
        </w:tc>
        <w:tc>
          <w:tcPr>
            <w:tcW w:w="23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Band2-TDH18144-RF88 </w:t>
            </w:r>
          </w:p>
        </w:tc>
        <w:tc>
          <w:tcPr>
            <w:tcW w:w="22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Band2-TDH18147-RF88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SW Version</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1.3.6</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1.3.5</w:t>
            </w:r>
          </w:p>
        </w:tc>
        <w:tc>
          <w:tcPr>
            <w:tcW w:w="1051"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c>
          <w:tcPr>
            <w:tcW w:w="1216"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1.3.5</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Platform</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51"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216"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Pol0</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0.895675</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0.895675</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0.907164</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0.907164</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0.907099</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0.907099</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0.819848</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0.819848</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0.823763</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0.823763</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0.823994</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0.823994</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-10.307546</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-10.308</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-9.900264</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-9.900</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-9.922522</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-9.923</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Pol1</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94" w:type="dxa"/>
            <w:tcBorders>
              <w:top w:val="nil"/>
              <w:left w:val="nil"/>
              <w:bottom w:val="nil"/>
              <w:right w:val="nil"/>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0.896612</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0.896612</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0.897027</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0.897027</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94" w:type="dxa"/>
            <w:tcBorders>
              <w:top w:val="nil"/>
              <w:left w:val="nil"/>
              <w:bottom w:val="nil"/>
              <w:right w:val="nil"/>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0.822608</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0.822608</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0.822851</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0.822851</w:t>
            </w:r>
          </w:p>
        </w:tc>
      </w:tr>
      <w:tr w:rsidR="00A20FBD" w:rsidRPr="00A20FBD" w:rsidTr="00A20FB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94" w:type="dxa"/>
            <w:tcBorders>
              <w:top w:val="nil"/>
              <w:left w:val="nil"/>
              <w:bottom w:val="single" w:sz="4" w:space="0" w:color="auto"/>
              <w:right w:val="nil"/>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single" w:sz="4" w:space="0" w:color="auto"/>
              <w:right w:val="single" w:sz="4" w:space="0" w:color="auto"/>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-10.505737</w:t>
            </w:r>
          </w:p>
        </w:tc>
        <w:tc>
          <w:tcPr>
            <w:tcW w:w="1051"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-10.506</w:t>
            </w:r>
          </w:p>
        </w:tc>
        <w:tc>
          <w:tcPr>
            <w:tcW w:w="1216" w:type="dxa"/>
            <w:tcBorders>
              <w:top w:val="nil"/>
              <w:left w:val="single" w:sz="4" w:space="0" w:color="auto"/>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-10.408564</w:t>
            </w:r>
          </w:p>
        </w:tc>
        <w:tc>
          <w:tcPr>
            <w:tcW w:w="1024"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-10.409</w:t>
            </w:r>
          </w:p>
        </w:tc>
      </w:tr>
    </w:tbl>
    <w:p w:rsidR="00A20FBD" w:rsidRPr="00A20FBD" w:rsidRDefault="00A20FBD" w:rsidP="00A20FBD"/>
    <w:p w:rsidR="00A20FBD" w:rsidRDefault="00A20FBD" w:rsidP="00A20FBD">
      <w:pPr>
        <w:pStyle w:val="Heading3"/>
      </w:pPr>
      <w:bookmarkStart w:id="526" w:name="_Toc444856297"/>
      <w:r>
        <w:t>Band 6</w:t>
      </w:r>
      <w:bookmarkEnd w:id="526"/>
    </w:p>
    <w:p w:rsidR="00A20FBD" w:rsidRDefault="00A20FBD" w:rsidP="00A20FBD">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7</w:t>
      </w:r>
      <w:r w:rsidR="0030002F">
        <w:rPr>
          <w:noProof/>
        </w:rPr>
        <w:fldChar w:fldCharType="end"/>
      </w:r>
      <w:r>
        <w:t>:</w:t>
      </w:r>
      <w:r w:rsidRPr="00A20FBD">
        <w:t xml:space="preserve"> </w:t>
      </w:r>
      <w:r>
        <w:t>Band 6 Taper, Edge, Illumination efficiency</w:t>
      </w:r>
    </w:p>
    <w:tbl>
      <w:tblPr>
        <w:tblW w:w="3680" w:type="dxa"/>
        <w:tblInd w:w="93" w:type="dxa"/>
        <w:tblLook w:val="04A0" w:firstRow="1" w:lastRow="0" w:firstColumn="1" w:lastColumn="0" w:noHBand="0" w:noVBand="1"/>
      </w:tblPr>
      <w:tblGrid>
        <w:gridCol w:w="1480"/>
        <w:gridCol w:w="1133"/>
        <w:gridCol w:w="1067"/>
      </w:tblGrid>
      <w:tr w:rsidR="00A20FBD" w:rsidRPr="00A20FBD" w:rsidTr="00A20FB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Band6-TDH14050-RF243</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SW Version</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1.3.6</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Platform</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Pol0</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0.908229</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0.908229</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0.835399</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0.835399</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-9.060763</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-9.061</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Pol1</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0.904364</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0.904364</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0.834956</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0.834956</w:t>
            </w:r>
          </w:p>
        </w:tc>
      </w:tr>
      <w:tr w:rsidR="00A20FBD" w:rsidRPr="00A20FBD" w:rsidTr="00A20FB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33"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-9.168405</w:t>
            </w:r>
          </w:p>
        </w:tc>
        <w:tc>
          <w:tcPr>
            <w:tcW w:w="1067"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-9.168</w:t>
            </w:r>
          </w:p>
        </w:tc>
      </w:tr>
    </w:tbl>
    <w:p w:rsidR="00A20FBD" w:rsidRPr="00A20FBD" w:rsidRDefault="00A20FBD" w:rsidP="00A20FBD"/>
    <w:p w:rsidR="00AF66F1" w:rsidRDefault="00AF66F1" w:rsidP="00AF66F1">
      <w:pPr>
        <w:pStyle w:val="Heading2"/>
      </w:pPr>
      <w:bookmarkStart w:id="527" w:name="_Ref441584924"/>
      <w:bookmarkStart w:id="528" w:name="_Ref441584954"/>
      <w:bookmarkStart w:id="529" w:name="_Toc444856298"/>
      <w:r>
        <w:t>Phase Fit and Phase efficiency</w:t>
      </w:r>
      <w:bookmarkEnd w:id="527"/>
      <w:bookmarkEnd w:id="528"/>
      <w:bookmarkEnd w:id="529"/>
    </w:p>
    <w:p w:rsidR="00704147" w:rsidRDefault="00704147" w:rsidP="00704147">
      <w:r>
        <w:t xml:space="preserve">The phase fit finds the location of the </w:t>
      </w:r>
      <w:del w:id="530" w:author="Morgan McLeod" w:date="2016-03-04T09:45:00Z">
        <w:r w:rsidDel="000739E1">
          <w:delText xml:space="preserve">far field </w:delText>
        </w:r>
      </w:del>
      <w:r>
        <w:t xml:space="preserve">phase center </w:t>
      </w:r>
      <w:del w:id="531" w:author="Morgan McLeod" w:date="2016-03-04T09:44:00Z">
        <w:r w:rsidDel="000739E1">
          <w:delText>relative to the scan probe</w:delText>
        </w:r>
      </w:del>
      <w:ins w:id="532" w:author="Morgan McLeod" w:date="2016-03-04T09:44:00Z">
        <w:r w:rsidR="000739E1">
          <w:t>with respect to the measurement plane</w:t>
        </w:r>
      </w:ins>
      <w:ins w:id="533" w:author="Morgan McLeod" w:date="2016-03-04T09:45:00Z">
        <w:r w:rsidR="000739E1">
          <w:t xml:space="preserve"> using the far field phase data</w:t>
        </w:r>
      </w:ins>
      <w:r>
        <w:t>.  The center is expressed as (</w:t>
      </w:r>
      <w:proofErr w:type="spellStart"/>
      <w:r>
        <w:t>delta_x</w:t>
      </w:r>
      <w:proofErr w:type="spellEnd"/>
      <w:r>
        <w:t xml:space="preserve">, </w:t>
      </w:r>
      <w:proofErr w:type="spellStart"/>
      <w:r>
        <w:t>delta_y</w:t>
      </w:r>
      <w:proofErr w:type="spellEnd"/>
      <w:r>
        <w:t xml:space="preserve">, </w:t>
      </w:r>
      <w:proofErr w:type="spellStart"/>
      <w:r>
        <w:t>delta_z</w:t>
      </w:r>
      <w:proofErr w:type="spellEnd"/>
      <w:r>
        <w:t xml:space="preserve">) in mm.  </w:t>
      </w:r>
      <w:r w:rsidR="007C0AE9">
        <w:t xml:space="preserve">The algorithm </w:t>
      </w:r>
      <w:r w:rsidR="00FD06BF">
        <w:t xml:space="preserve">maximizes </w:t>
      </w:r>
      <w:r w:rsidR="007C0AE9">
        <w:t xml:space="preserve">the </w:t>
      </w:r>
      <w:r w:rsidR="007062D0">
        <w:t xml:space="preserve">output </w:t>
      </w:r>
      <w:r w:rsidR="007C0AE9">
        <w:t xml:space="preserve">variable </w:t>
      </w:r>
      <w:proofErr w:type="spellStart"/>
      <w:r w:rsidR="007C0AE9">
        <w:t>eta_phase</w:t>
      </w:r>
      <w:proofErr w:type="spellEnd"/>
      <w:r w:rsidR="007C0AE9">
        <w:t xml:space="preserve">, which is the phase efficiency. </w:t>
      </w:r>
      <w:r>
        <w:t>The algorithm is sensitive to finding a local minimum near the starting guess values</w:t>
      </w:r>
      <w:r w:rsidR="007C0AE9">
        <w:t xml:space="preserve">.   Beginning with version </w:t>
      </w:r>
      <w:r>
        <w:t>1.3.</w:t>
      </w:r>
      <w:r w:rsidR="007C0AE9">
        <w:t>3 the program reads the “</w:t>
      </w:r>
      <w:proofErr w:type="spellStart"/>
      <w:r w:rsidR="007C0AE9">
        <w:t>zdistance</w:t>
      </w:r>
      <w:proofErr w:type="spellEnd"/>
      <w:r w:rsidR="007C0AE9">
        <w:t xml:space="preserve">” key from its input file and uses that to initialize the phase fit.  The band 1 data sets below are not properly initializing the </w:t>
      </w:r>
      <w:proofErr w:type="spellStart"/>
      <w:r w:rsidR="007C0AE9">
        <w:t>zdistance</w:t>
      </w:r>
      <w:proofErr w:type="spellEnd"/>
      <w:r w:rsidR="007C0AE9">
        <w:t xml:space="preserve"> so there may be room for improvement in those results.   </w:t>
      </w:r>
      <w:proofErr w:type="spellStart"/>
      <w:r w:rsidR="007C0AE9">
        <w:t>Zdistance</w:t>
      </w:r>
      <w:proofErr w:type="spellEnd"/>
      <w:r w:rsidR="007C0AE9">
        <w:t xml:space="preserve"> defaults to the old hard-coded value of 260 </w:t>
      </w:r>
      <w:r w:rsidR="00297EEA">
        <w:t xml:space="preserve">mm </w:t>
      </w:r>
      <w:r w:rsidR="007C0AE9">
        <w:t>if not provided.</w:t>
      </w:r>
      <w:r w:rsidR="00FE5896">
        <w:t xml:space="preserve">   Why 260 mm was chosen, whereas 200 mm was hard-coded in some of the other calculations, is unclear.</w:t>
      </w:r>
    </w:p>
    <w:p w:rsidR="007C0AE9" w:rsidRDefault="007C0AE9" w:rsidP="00704147">
      <w:r>
        <w:lastRenderedPageBreak/>
        <w:t xml:space="preserve">The phase fit is also sensitive to the sign of the raw phase data.  The application rotates the input scan data for USB scans.  In early versions it did this by checking whether the sign of the </w:t>
      </w:r>
      <w:proofErr w:type="spellStart"/>
      <w:proofErr w:type="gramStart"/>
      <w:r>
        <w:t>Az</w:t>
      </w:r>
      <w:proofErr w:type="spellEnd"/>
      <w:proofErr w:type="gramEnd"/>
      <w:r>
        <w:t xml:space="preserve"> and El beam center-of-mass are as expected and then rotated the scan if not.   This was error prone for cases where either </w:t>
      </w:r>
      <w:proofErr w:type="spellStart"/>
      <w:proofErr w:type="gramStart"/>
      <w:r>
        <w:t>Az</w:t>
      </w:r>
      <w:proofErr w:type="spellEnd"/>
      <w:proofErr w:type="gramEnd"/>
      <w:r>
        <w:t xml:space="preserve"> or El angles are expected to be zero.   Since version 1.0.7 the program requires an input key “</w:t>
      </w:r>
      <w:proofErr w:type="spellStart"/>
      <w:r>
        <w:t>sb</w:t>
      </w:r>
      <w:proofErr w:type="spellEnd"/>
      <w:r>
        <w:t>=1” meaning USB, to cause scan rotation.  If “</w:t>
      </w:r>
      <w:proofErr w:type="spellStart"/>
      <w:r>
        <w:t>sb</w:t>
      </w:r>
      <w:proofErr w:type="spellEnd"/>
      <w:r>
        <w:t>=2” or</w:t>
      </w:r>
      <w:r w:rsidR="007062D0">
        <w:t xml:space="preserve"> some other value</w:t>
      </w:r>
      <w:r w:rsidR="00C7653B">
        <w:t>,</w:t>
      </w:r>
      <w:r w:rsidR="007062D0">
        <w:t xml:space="preserve"> or</w:t>
      </w:r>
      <w:r>
        <w:t xml:space="preserve"> is not provided then the scan will not be rotated.   When the scan is rotated, the sign of </w:t>
      </w:r>
      <w:proofErr w:type="spellStart"/>
      <w:proofErr w:type="gramStart"/>
      <w:r>
        <w:t>Az</w:t>
      </w:r>
      <w:proofErr w:type="spellEnd"/>
      <w:proofErr w:type="gramEnd"/>
      <w:r>
        <w:t xml:space="preserve">, El, and Phase are inverted.   Not carefully controlling this input may be the cause of negative values for </w:t>
      </w:r>
      <w:proofErr w:type="spellStart"/>
      <w:r>
        <w:t>delta_z</w:t>
      </w:r>
      <w:proofErr w:type="spellEnd"/>
      <w:r>
        <w:t xml:space="preserve"> in some of the results below.</w:t>
      </w:r>
      <w:r w:rsidR="007062D0">
        <w:t xml:space="preserve">   The resulting </w:t>
      </w:r>
      <w:proofErr w:type="spellStart"/>
      <w:r w:rsidR="007062D0">
        <w:t>delta_z</w:t>
      </w:r>
      <w:proofErr w:type="spellEnd"/>
      <w:r w:rsidR="007062D0">
        <w:t xml:space="preserve"> is used in the defocus efficiency calculation so errors can cascade from this step to that one.</w:t>
      </w:r>
    </w:p>
    <w:p w:rsidR="001C267D" w:rsidRPr="00704147" w:rsidRDefault="001C267D" w:rsidP="00704147">
      <w:r>
        <w:t>Small differences in phase fit outputs may be caused by differing fencepost conditions between the 1.x and 2.0</w:t>
      </w:r>
      <w:ins w:id="534" w:author="Morgan McLeod" w:date="2016-03-04T11:58:00Z">
        <w:r w:rsidR="002B190B">
          <w:t>.x</w:t>
        </w:r>
      </w:ins>
      <w:r>
        <w:t xml:space="preserve"> implementations:  The 1.x versions were iterating over indices [1...n], ignoring valid data at index [0] and including random invalid data at index [n].    The 2.0</w:t>
      </w:r>
      <w:ins w:id="535" w:author="Morgan McLeod" w:date="2016-03-04T11:58:00Z">
        <w:r w:rsidR="002B190B">
          <w:t>.x</w:t>
        </w:r>
      </w:ins>
      <w:r>
        <w:t xml:space="preserve"> version properly iterates over C-style arrays in [0...n-1].</w:t>
      </w:r>
      <w:r w:rsidR="0097011D">
        <w:t xml:space="preserve">   Small differences may also be caused by differing implementation details between the compilers and C standard libraries used.</w:t>
      </w:r>
    </w:p>
    <w:p w:rsidR="00B6236E" w:rsidRDefault="00704147" w:rsidP="00B6236E">
      <w:pPr>
        <w:pStyle w:val="Heading3"/>
      </w:pPr>
      <w:bookmarkStart w:id="536" w:name="_Toc444856299"/>
      <w:r>
        <w:t>Band 1</w:t>
      </w:r>
      <w:bookmarkEnd w:id="536"/>
    </w:p>
    <w:p w:rsidR="007062D0" w:rsidRDefault="007062D0" w:rsidP="007062D0">
      <w:pPr>
        <w:pStyle w:val="Caption"/>
      </w:pPr>
      <w:bookmarkStart w:id="537" w:name="_Ref441584994"/>
      <w:r>
        <w:t xml:space="preserve">Figure </w:t>
      </w:r>
      <w:r w:rsidR="0030002F">
        <w:fldChar w:fldCharType="begin"/>
      </w:r>
      <w:r w:rsidR="0030002F">
        <w:instrText xml:space="preserve"> SEQ Figure \* ARABIC </w:instrText>
      </w:r>
      <w:r w:rsidR="0030002F">
        <w:fldChar w:fldCharType="separate"/>
      </w:r>
      <w:r w:rsidR="00AA5C56">
        <w:rPr>
          <w:noProof/>
        </w:rPr>
        <w:t>8</w:t>
      </w:r>
      <w:r w:rsidR="0030002F">
        <w:rPr>
          <w:noProof/>
        </w:rPr>
        <w:fldChar w:fldCharType="end"/>
      </w:r>
      <w:bookmarkEnd w:id="537"/>
      <w:r>
        <w:t>: Band 1 Phase fit and Phase efficiency</w:t>
      </w:r>
    </w:p>
    <w:tbl>
      <w:tblPr>
        <w:tblW w:w="8835" w:type="dxa"/>
        <w:tblInd w:w="93" w:type="dxa"/>
        <w:tblLook w:val="04A0" w:firstRow="1" w:lastRow="0" w:firstColumn="1" w:lastColumn="0" w:noHBand="0" w:noVBand="1"/>
      </w:tblPr>
      <w:tblGrid>
        <w:gridCol w:w="1480"/>
        <w:gridCol w:w="1176"/>
        <w:gridCol w:w="1139"/>
        <w:gridCol w:w="1218"/>
        <w:gridCol w:w="1212"/>
        <w:gridCol w:w="1095"/>
        <w:gridCol w:w="1515"/>
      </w:tblGrid>
      <w:tr w:rsidR="007062D0" w:rsidRPr="007062D0" w:rsidTr="001C267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Data Set</w:t>
            </w:r>
          </w:p>
        </w:tc>
        <w:tc>
          <w:tcPr>
            <w:tcW w:w="2315" w:type="dxa"/>
            <w:gridSpan w:val="2"/>
            <w:tcBorders>
              <w:top w:val="single" w:sz="4" w:space="0" w:color="auto"/>
              <w:left w:val="single" w:sz="4" w:space="0" w:color="auto"/>
              <w:bottom w:val="nil"/>
              <w:right w:val="single" w:sz="4" w:space="0" w:color="000000"/>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xml:space="preserve">Band1-SN03-RF35 </w:t>
            </w:r>
          </w:p>
        </w:tc>
        <w:tc>
          <w:tcPr>
            <w:tcW w:w="2430" w:type="dxa"/>
            <w:gridSpan w:val="2"/>
            <w:tcBorders>
              <w:top w:val="single" w:sz="4" w:space="0" w:color="auto"/>
              <w:left w:val="nil"/>
              <w:bottom w:val="nil"/>
              <w:right w:val="nil"/>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Band1-SN03-RF42.5</w:t>
            </w:r>
          </w:p>
        </w:tc>
        <w:tc>
          <w:tcPr>
            <w:tcW w:w="261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xml:space="preserve">Band1-SN03-RF50 </w:t>
            </w:r>
          </w:p>
        </w:tc>
      </w:tr>
      <w:tr w:rsidR="007062D0" w:rsidRPr="007062D0" w:rsidTr="001C267D">
        <w:trPr>
          <w:trHeight w:val="24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RF sideband</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2=LSB</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2=LSB</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2=LSB</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SW Version</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1.0.6 modified</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4D2D4E">
            <w:pPr>
              <w:spacing w:before="0"/>
              <w:jc w:val="center"/>
              <w:rPr>
                <w:color w:val="000000"/>
                <w:sz w:val="18"/>
                <w:szCs w:val="18"/>
              </w:rPr>
            </w:pPr>
            <w:r w:rsidRPr="007062D0">
              <w:rPr>
                <w:color w:val="000000"/>
                <w:sz w:val="18"/>
                <w:szCs w:val="18"/>
              </w:rPr>
              <w:t>2.0.</w:t>
            </w:r>
            <w:del w:id="538" w:author="Morgan McLeod" w:date="2016-03-04T11:52:00Z">
              <w:r w:rsidRPr="007062D0" w:rsidDel="002B190B">
                <w:rPr>
                  <w:color w:val="000000"/>
                  <w:sz w:val="18"/>
                  <w:szCs w:val="18"/>
                </w:rPr>
                <w:delText>0</w:delText>
              </w:r>
            </w:del>
            <w:ins w:id="539" w:author="Morgan McLeod" w:date="2016-03-04T11:52:00Z">
              <w:r w:rsidR="002B190B">
                <w:rPr>
                  <w:color w:val="000000"/>
                  <w:sz w:val="18"/>
                  <w:szCs w:val="18"/>
                </w:rPr>
                <w:t>4</w:t>
              </w:r>
            </w:ins>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1.0.6 modified</w:t>
            </w:r>
          </w:p>
        </w:tc>
        <w:tc>
          <w:tcPr>
            <w:tcW w:w="1212" w:type="dxa"/>
            <w:tcBorders>
              <w:top w:val="nil"/>
              <w:left w:val="nil"/>
              <w:bottom w:val="nil"/>
              <w:right w:val="nil"/>
            </w:tcBorders>
            <w:shd w:val="clear" w:color="auto" w:fill="auto"/>
            <w:noWrap/>
            <w:vAlign w:val="bottom"/>
            <w:hideMark/>
          </w:tcPr>
          <w:p w:rsidR="007062D0" w:rsidRPr="007062D0" w:rsidRDefault="007062D0" w:rsidP="004D2D4E">
            <w:pPr>
              <w:spacing w:before="0"/>
              <w:jc w:val="center"/>
              <w:rPr>
                <w:color w:val="000000"/>
                <w:sz w:val="18"/>
                <w:szCs w:val="18"/>
              </w:rPr>
            </w:pPr>
            <w:r w:rsidRPr="007062D0">
              <w:rPr>
                <w:color w:val="000000"/>
                <w:sz w:val="18"/>
                <w:szCs w:val="18"/>
              </w:rPr>
              <w:t>2.0.</w:t>
            </w:r>
            <w:del w:id="540" w:author="Morgan McLeod" w:date="2016-03-04T11:52:00Z">
              <w:r w:rsidRPr="007062D0" w:rsidDel="002B190B">
                <w:rPr>
                  <w:color w:val="000000"/>
                  <w:sz w:val="18"/>
                  <w:szCs w:val="18"/>
                </w:rPr>
                <w:delText>0</w:delText>
              </w:r>
            </w:del>
            <w:ins w:id="541" w:author="Morgan McLeod" w:date="2016-03-04T11:52:00Z">
              <w:r w:rsidR="002B190B">
                <w:rPr>
                  <w:color w:val="000000"/>
                  <w:sz w:val="18"/>
                  <w:szCs w:val="18"/>
                </w:rPr>
                <w:t>4</w:t>
              </w:r>
            </w:ins>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1.0.6 modified</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4D2D4E">
            <w:pPr>
              <w:spacing w:before="0"/>
              <w:jc w:val="center"/>
              <w:rPr>
                <w:color w:val="000000"/>
                <w:sz w:val="18"/>
                <w:szCs w:val="18"/>
              </w:rPr>
            </w:pPr>
            <w:r w:rsidRPr="007062D0">
              <w:rPr>
                <w:color w:val="000000"/>
                <w:sz w:val="18"/>
                <w:szCs w:val="18"/>
              </w:rPr>
              <w:t>2.0.</w:t>
            </w:r>
            <w:del w:id="542" w:author="Morgan McLeod" w:date="2016-03-04T11:52:00Z">
              <w:r w:rsidRPr="007062D0" w:rsidDel="002B190B">
                <w:rPr>
                  <w:color w:val="000000"/>
                  <w:sz w:val="18"/>
                  <w:szCs w:val="18"/>
                </w:rPr>
                <w:delText>0</w:delText>
              </w:r>
            </w:del>
            <w:ins w:id="543" w:author="Morgan McLeod" w:date="2016-03-04T11:52:00Z">
              <w:r w:rsidR="002B190B">
                <w:rPr>
                  <w:color w:val="000000"/>
                  <w:sz w:val="18"/>
                  <w:szCs w:val="18"/>
                </w:rPr>
                <w:t>4</w:t>
              </w:r>
            </w:ins>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Platform</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Pol0</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delta_x</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-0.156177</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0.038202</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0.448918</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-0.410590</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-0.218366</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-0.242147</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delta_y</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0.508143</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0.062144</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-0.065562</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-0.006384</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-0.801928</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-0.790897</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delta_z</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-251.856079</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-252.299026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-67.211189</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-67.299263</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76.280540</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75.947166</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eta_phase</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0.999621</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0.999519</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0.998240</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0.998242</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0.996582</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0.996581</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Pol1</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delta_x</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0.663651</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0.684766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-0.526495</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-0.427017</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0.156029</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-0.161215</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delta_y</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0.043917</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0.113406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0.152122</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0.219109</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-1.182380</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-1.159157</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delta_z</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-273.724701</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-269.297546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-44.204220</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-44.923901</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59.632511</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60.701668</w:t>
            </w:r>
          </w:p>
        </w:tc>
      </w:tr>
      <w:tr w:rsidR="007062D0" w:rsidRPr="007062D0" w:rsidTr="001C267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eta_phase</w:t>
            </w:r>
            <w:proofErr w:type="spellEnd"/>
          </w:p>
        </w:tc>
        <w:tc>
          <w:tcPr>
            <w:tcW w:w="1176" w:type="dxa"/>
            <w:tcBorders>
              <w:top w:val="nil"/>
              <w:left w:val="nil"/>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0.999880</w:t>
            </w:r>
          </w:p>
        </w:tc>
        <w:tc>
          <w:tcPr>
            <w:tcW w:w="1139" w:type="dxa"/>
            <w:tcBorders>
              <w:top w:val="nil"/>
              <w:left w:val="nil"/>
              <w:bottom w:val="single" w:sz="4" w:space="0" w:color="auto"/>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0.999886</w:t>
            </w:r>
          </w:p>
        </w:tc>
        <w:tc>
          <w:tcPr>
            <w:tcW w:w="1218" w:type="dxa"/>
            <w:tcBorders>
              <w:top w:val="nil"/>
              <w:left w:val="nil"/>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0.997589</w:t>
            </w:r>
          </w:p>
        </w:tc>
        <w:tc>
          <w:tcPr>
            <w:tcW w:w="1212" w:type="dxa"/>
            <w:tcBorders>
              <w:top w:val="nil"/>
              <w:left w:val="nil"/>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0.997596</w:t>
            </w:r>
          </w:p>
        </w:tc>
        <w:tc>
          <w:tcPr>
            <w:tcW w:w="1095" w:type="dxa"/>
            <w:tcBorders>
              <w:top w:val="nil"/>
              <w:left w:val="single" w:sz="4" w:space="0" w:color="auto"/>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0.995319</w:t>
            </w:r>
          </w:p>
        </w:tc>
        <w:tc>
          <w:tcPr>
            <w:tcW w:w="1515" w:type="dxa"/>
            <w:tcBorders>
              <w:top w:val="nil"/>
              <w:left w:val="nil"/>
              <w:bottom w:val="single" w:sz="4" w:space="0" w:color="auto"/>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0.995321</w:t>
            </w:r>
          </w:p>
        </w:tc>
      </w:tr>
    </w:tbl>
    <w:p w:rsidR="007062D0" w:rsidRPr="007062D0" w:rsidRDefault="007062D0" w:rsidP="007062D0"/>
    <w:p w:rsidR="001C267D" w:rsidRDefault="001C267D" w:rsidP="001C267D">
      <w:pPr>
        <w:pStyle w:val="Heading3"/>
        <w:pageBreakBefore/>
      </w:pPr>
      <w:bookmarkStart w:id="544" w:name="_Toc444856300"/>
      <w:r>
        <w:lastRenderedPageBreak/>
        <w:t>Band 2</w:t>
      </w:r>
      <w:bookmarkEnd w:id="544"/>
    </w:p>
    <w:p w:rsidR="001C267D" w:rsidRDefault="001C267D" w:rsidP="001C267D">
      <w:pPr>
        <w:pStyle w:val="Caption"/>
      </w:pPr>
      <w:bookmarkStart w:id="545" w:name="_Ref441585018"/>
      <w:r>
        <w:t xml:space="preserve">Figure </w:t>
      </w:r>
      <w:r w:rsidR="0030002F">
        <w:fldChar w:fldCharType="begin"/>
      </w:r>
      <w:r w:rsidR="0030002F">
        <w:instrText xml:space="preserve"> SEQ Figure \* ARABIC </w:instrText>
      </w:r>
      <w:r w:rsidR="0030002F">
        <w:fldChar w:fldCharType="separate"/>
      </w:r>
      <w:r w:rsidR="00AA5C56">
        <w:rPr>
          <w:noProof/>
        </w:rPr>
        <w:t>9</w:t>
      </w:r>
      <w:r w:rsidR="0030002F">
        <w:rPr>
          <w:noProof/>
        </w:rPr>
        <w:fldChar w:fldCharType="end"/>
      </w:r>
      <w:bookmarkEnd w:id="545"/>
      <w:r>
        <w:t>: Band 2</w:t>
      </w:r>
      <w:r w:rsidRPr="001C267D">
        <w:t xml:space="preserve"> </w:t>
      </w:r>
      <w:r>
        <w:t>Phase fit and Phase efficiency</w:t>
      </w:r>
    </w:p>
    <w:tbl>
      <w:tblPr>
        <w:tblW w:w="8220" w:type="dxa"/>
        <w:tblInd w:w="93" w:type="dxa"/>
        <w:tblLook w:val="04A0" w:firstRow="1" w:lastRow="0" w:firstColumn="1" w:lastColumn="0" w:noHBand="0" w:noVBand="1"/>
      </w:tblPr>
      <w:tblGrid>
        <w:gridCol w:w="1480"/>
        <w:gridCol w:w="1100"/>
        <w:gridCol w:w="1100"/>
        <w:gridCol w:w="1150"/>
        <w:gridCol w:w="1150"/>
        <w:gridCol w:w="1120"/>
        <w:gridCol w:w="1120"/>
      </w:tblGrid>
      <w:tr w:rsidR="001C267D" w:rsidRPr="001C267D" w:rsidTr="001C267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xml:space="preserve">Band2-TDH17429-RF90 </w:t>
            </w:r>
          </w:p>
        </w:tc>
        <w:tc>
          <w:tcPr>
            <w:tcW w:w="23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xml:space="preserve">Band2-TDH18144-RF88 </w:t>
            </w:r>
          </w:p>
        </w:tc>
        <w:tc>
          <w:tcPr>
            <w:tcW w:w="22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xml:space="preserve">Band2-TDH18147-RF88 </w:t>
            </w:r>
          </w:p>
        </w:tc>
      </w:tr>
      <w:tr w:rsidR="001C267D" w:rsidRPr="001C267D" w:rsidTr="001C267D">
        <w:trPr>
          <w:trHeight w:val="24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1=USB</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1=USB</w:t>
            </w:r>
          </w:p>
        </w:tc>
        <w:tc>
          <w:tcPr>
            <w:tcW w:w="115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1=USB</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1.3.5</w:t>
            </w:r>
          </w:p>
        </w:tc>
        <w:tc>
          <w:tcPr>
            <w:tcW w:w="115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c>
          <w:tcPr>
            <w:tcW w:w="112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1.3.5</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5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c>
          <w:tcPr>
            <w:tcW w:w="112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5.253736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5.249891</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-4.458621</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-4.449640</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-4.498350</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-4.496921</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-6.849226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-6.852728</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-0.251290</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-0.266534</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-0.264454</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-0.260256</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140.739182</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141.108917</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129.421463</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130.046448</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130.009094</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129.961639</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0.995755</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0.995756</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0.991454</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0.991454</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0.991546</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0.991547</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-4.927614</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-4.929317</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-4.881707</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-4.896201</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-1.077089</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-1.095087</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-1.071629</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-1.101976</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139.403305</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139.308365</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139.490753</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138.960587</w:t>
            </w:r>
          </w:p>
        </w:tc>
      </w:tr>
      <w:tr w:rsidR="001C267D" w:rsidRPr="001C267D" w:rsidTr="001C267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single" w:sz="4" w:space="0" w:color="auto"/>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single" w:sz="4" w:space="0" w:color="auto"/>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0.997198</w:t>
            </w:r>
          </w:p>
        </w:tc>
        <w:tc>
          <w:tcPr>
            <w:tcW w:w="1150" w:type="dxa"/>
            <w:tcBorders>
              <w:top w:val="nil"/>
              <w:left w:val="nil"/>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0.997199</w:t>
            </w:r>
          </w:p>
        </w:tc>
        <w:tc>
          <w:tcPr>
            <w:tcW w:w="1120" w:type="dxa"/>
            <w:tcBorders>
              <w:top w:val="nil"/>
              <w:left w:val="single" w:sz="4" w:space="0" w:color="auto"/>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0.997178</w:t>
            </w:r>
          </w:p>
        </w:tc>
        <w:tc>
          <w:tcPr>
            <w:tcW w:w="1120" w:type="dxa"/>
            <w:tcBorders>
              <w:top w:val="nil"/>
              <w:left w:val="nil"/>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0.997179</w:t>
            </w:r>
          </w:p>
        </w:tc>
      </w:tr>
    </w:tbl>
    <w:p w:rsidR="001C267D" w:rsidRPr="001C267D" w:rsidRDefault="001C267D" w:rsidP="001C267D"/>
    <w:p w:rsidR="001C267D" w:rsidRDefault="001C267D" w:rsidP="001C267D">
      <w:pPr>
        <w:pStyle w:val="Heading3"/>
      </w:pPr>
      <w:bookmarkStart w:id="546" w:name="_Toc444856301"/>
      <w:r>
        <w:t>Band 6</w:t>
      </w:r>
      <w:bookmarkEnd w:id="546"/>
    </w:p>
    <w:p w:rsidR="001C267D" w:rsidRDefault="001C267D" w:rsidP="001C267D">
      <w:pPr>
        <w:pStyle w:val="Caption"/>
      </w:pPr>
      <w:bookmarkStart w:id="547" w:name="_Ref441585023"/>
      <w:r>
        <w:t xml:space="preserve">Figure </w:t>
      </w:r>
      <w:r w:rsidR="0030002F">
        <w:fldChar w:fldCharType="begin"/>
      </w:r>
      <w:r w:rsidR="0030002F">
        <w:instrText xml:space="preserve"> SEQ Figure \* ARABIC </w:instrText>
      </w:r>
      <w:r w:rsidR="0030002F">
        <w:fldChar w:fldCharType="separate"/>
      </w:r>
      <w:r w:rsidR="00AA5C56">
        <w:rPr>
          <w:noProof/>
        </w:rPr>
        <w:t>10</w:t>
      </w:r>
      <w:r w:rsidR="0030002F">
        <w:rPr>
          <w:noProof/>
        </w:rPr>
        <w:fldChar w:fldCharType="end"/>
      </w:r>
      <w:bookmarkEnd w:id="547"/>
      <w:r>
        <w:t>: Band 6 Phase fit and Phase efficiency</w:t>
      </w:r>
    </w:p>
    <w:tbl>
      <w:tblPr>
        <w:tblW w:w="3680" w:type="dxa"/>
        <w:tblInd w:w="93" w:type="dxa"/>
        <w:tblLook w:val="04A0" w:firstRow="1" w:lastRow="0" w:firstColumn="1" w:lastColumn="0" w:noHBand="0" w:noVBand="1"/>
      </w:tblPr>
      <w:tblGrid>
        <w:gridCol w:w="1480"/>
        <w:gridCol w:w="1100"/>
        <w:gridCol w:w="1100"/>
      </w:tblGrid>
      <w:tr w:rsidR="001C267D" w:rsidRPr="001C267D" w:rsidTr="001C267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Band6-TDH14050-RF243</w:t>
            </w:r>
          </w:p>
        </w:tc>
      </w:tr>
      <w:tr w:rsidR="001C267D" w:rsidRPr="001C267D" w:rsidTr="001C267D">
        <w:trPr>
          <w:trHeight w:val="24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2=LSB</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-4.302466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-4.300562</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1.645738</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1.649204</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254.427399</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254.353271</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0.999692</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0.999692</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-4.472124</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-4.469915</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1.648429</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1.649992</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254.664230</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254.545670</w:t>
            </w:r>
          </w:p>
        </w:tc>
      </w:tr>
      <w:tr w:rsidR="001C267D" w:rsidRPr="001C267D" w:rsidTr="001C267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0.999570</w:t>
            </w:r>
          </w:p>
        </w:tc>
        <w:tc>
          <w:tcPr>
            <w:tcW w:w="1100" w:type="dxa"/>
            <w:tcBorders>
              <w:top w:val="nil"/>
              <w:left w:val="nil"/>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0.999570</w:t>
            </w:r>
          </w:p>
        </w:tc>
      </w:tr>
    </w:tbl>
    <w:p w:rsidR="001C267D" w:rsidRPr="001C267D" w:rsidRDefault="001C267D" w:rsidP="001C267D"/>
    <w:p w:rsidR="00AF66F1" w:rsidRDefault="00AF66F1" w:rsidP="00AF66F1">
      <w:pPr>
        <w:pStyle w:val="Heading2"/>
      </w:pPr>
      <w:bookmarkStart w:id="548" w:name="_Ref441585049"/>
      <w:bookmarkStart w:id="549" w:name="_Toc444856302"/>
      <w:r>
        <w:lastRenderedPageBreak/>
        <w:t>Amplitude Fit</w:t>
      </w:r>
      <w:bookmarkEnd w:id="548"/>
      <w:bookmarkEnd w:id="549"/>
    </w:p>
    <w:p w:rsidR="00B879B7" w:rsidRDefault="00B879B7" w:rsidP="00B879B7">
      <w:r>
        <w:t xml:space="preserve">The far field amplitude is fitted </w:t>
      </w:r>
      <w:r w:rsidR="00FD06BF">
        <w:t xml:space="preserve">to </w:t>
      </w:r>
      <w:r>
        <w:t xml:space="preserve">a theoretical </w:t>
      </w:r>
      <w:r w:rsidR="00FD06BF">
        <w:t xml:space="preserve">Gaussian beam, but as </w:t>
      </w:r>
      <w:r w:rsidR="00144B2A">
        <w:t>explained in [RD3</w:t>
      </w:r>
      <w:r w:rsidR="00FD06BF">
        <w:t>, Section 3</w:t>
      </w:r>
      <w:r w:rsidR="00144B2A">
        <w:t>] it is unclear whether the method here is typical or best for the purpose.    The resulting value</w:t>
      </w:r>
      <w:r w:rsidR="00FD06BF">
        <w:t>,</w:t>
      </w:r>
      <w:r w:rsidR="00144B2A">
        <w:t xml:space="preserve"> </w:t>
      </w:r>
      <w:proofErr w:type="spellStart"/>
      <w:r w:rsidR="00144B2A">
        <w:t>ampfit_amp</w:t>
      </w:r>
      <w:proofErr w:type="spellEnd"/>
      <w:r w:rsidR="00144B2A">
        <w:t xml:space="preserve"> plus five other parameters</w:t>
      </w:r>
      <w:r w:rsidR="00FD06BF">
        <w:t>,</w:t>
      </w:r>
      <w:r w:rsidR="00144B2A">
        <w:t xml:space="preserve"> express how well the far field matches the </w:t>
      </w:r>
      <w:r w:rsidR="00FD06BF">
        <w:t xml:space="preserve">Gaussian </w:t>
      </w:r>
      <w:r w:rsidR="00144B2A">
        <w:t xml:space="preserve">model.   </w:t>
      </w:r>
      <w:r w:rsidR="00FD06BF">
        <w:t>Richard Hill writes in [RD3, Section 3]: “</w:t>
      </w:r>
      <w:r w:rsidR="00FD06BF" w:rsidRPr="00837AA5">
        <w:t xml:space="preserve">One can also do things like fit a Gaussian and find how wide that </w:t>
      </w:r>
      <w:r w:rsidR="00FD06BF">
        <w:t>is (for comparison with theory)” so t</w:t>
      </w:r>
      <w:r w:rsidR="00144B2A">
        <w:t>hese results are included in the output but are not used for any subsequent efficiency calculations.</w:t>
      </w:r>
      <w:r w:rsidR="00FD06BF">
        <w:t xml:space="preserve">  The </w:t>
      </w:r>
      <w:del w:id="550" w:author="Morgan McLeod" w:date="2016-03-04T09:47:00Z">
        <w:r w:rsidR="00FD06BF" w:rsidDel="000739E1">
          <w:delText>all-</w:delText>
        </w:r>
      </w:del>
      <w:r w:rsidR="00FD06BF">
        <w:t>important edge taper is calculated using a different method.</w:t>
      </w:r>
    </w:p>
    <w:p w:rsidR="00144B2A" w:rsidRPr="00B879B7" w:rsidRDefault="00144B2A" w:rsidP="00B879B7">
      <w:r>
        <w:t>As with the Phase Fit, small errors may be accounted for by differing fencepost conditions between the 1.x and 2.0</w:t>
      </w:r>
      <w:ins w:id="551" w:author="Morgan McLeod" w:date="2016-03-04T11:59:00Z">
        <w:r w:rsidR="002B190B">
          <w:t>.x</w:t>
        </w:r>
      </w:ins>
      <w:r>
        <w:t xml:space="preserve"> algorithms.  Small differences may also be caused by differing implementation details between the compilers and C standard libraries used.</w:t>
      </w:r>
    </w:p>
    <w:p w:rsidR="00B879B7" w:rsidRDefault="00144B2A" w:rsidP="00B879B7">
      <w:pPr>
        <w:pStyle w:val="Heading3"/>
      </w:pPr>
      <w:bookmarkStart w:id="552" w:name="_Toc444856303"/>
      <w:r>
        <w:t>Band 1</w:t>
      </w:r>
      <w:bookmarkEnd w:id="552"/>
    </w:p>
    <w:p w:rsidR="00B80103" w:rsidRDefault="00B80103" w:rsidP="00B80103">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11</w:t>
      </w:r>
      <w:r w:rsidR="0030002F">
        <w:rPr>
          <w:noProof/>
        </w:rPr>
        <w:fldChar w:fldCharType="end"/>
      </w:r>
      <w:r>
        <w:t>: Band 1 Amplitude Fit</w:t>
      </w:r>
    </w:p>
    <w:tbl>
      <w:tblPr>
        <w:tblW w:w="8475" w:type="dxa"/>
        <w:tblInd w:w="93" w:type="dxa"/>
        <w:tblLook w:val="04A0" w:firstRow="1" w:lastRow="0" w:firstColumn="1" w:lastColumn="0" w:noHBand="0" w:noVBand="1"/>
      </w:tblPr>
      <w:tblGrid>
        <w:gridCol w:w="1617"/>
        <w:gridCol w:w="1290"/>
        <w:gridCol w:w="978"/>
        <w:gridCol w:w="1281"/>
        <w:gridCol w:w="951"/>
        <w:gridCol w:w="1314"/>
        <w:gridCol w:w="1044"/>
      </w:tblGrid>
      <w:tr w:rsidR="00B80103" w:rsidRPr="00B80103" w:rsidTr="00D27940">
        <w:trPr>
          <w:trHeight w:val="300"/>
        </w:trPr>
        <w:tc>
          <w:tcPr>
            <w:tcW w:w="1617" w:type="dxa"/>
            <w:tcBorders>
              <w:top w:val="single" w:sz="4" w:space="0" w:color="auto"/>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Data Set</w:t>
            </w:r>
          </w:p>
        </w:tc>
        <w:tc>
          <w:tcPr>
            <w:tcW w:w="2268" w:type="dxa"/>
            <w:gridSpan w:val="2"/>
            <w:tcBorders>
              <w:top w:val="single" w:sz="4" w:space="0" w:color="auto"/>
              <w:left w:val="single" w:sz="4" w:space="0" w:color="auto"/>
              <w:bottom w:val="nil"/>
              <w:right w:val="single" w:sz="4" w:space="0" w:color="000000"/>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Band1-SN03-RF35 </w:t>
            </w:r>
          </w:p>
        </w:tc>
        <w:tc>
          <w:tcPr>
            <w:tcW w:w="2232" w:type="dxa"/>
            <w:gridSpan w:val="2"/>
            <w:tcBorders>
              <w:top w:val="single" w:sz="4" w:space="0" w:color="auto"/>
              <w:left w:val="nil"/>
              <w:bottom w:val="nil"/>
              <w:right w:val="nil"/>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Band1-SN03-RF42.5</w:t>
            </w:r>
          </w:p>
        </w:tc>
        <w:tc>
          <w:tcPr>
            <w:tcW w:w="2358" w:type="dxa"/>
            <w:gridSpan w:val="2"/>
            <w:tcBorders>
              <w:top w:val="single" w:sz="4" w:space="0" w:color="auto"/>
              <w:left w:val="single" w:sz="4" w:space="0" w:color="auto"/>
              <w:bottom w:val="nil"/>
              <w:right w:val="single" w:sz="4" w:space="0" w:color="000000"/>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Band1-SN03-RF50 </w:t>
            </w:r>
          </w:p>
        </w:tc>
      </w:tr>
      <w:tr w:rsidR="00B80103" w:rsidRPr="00B80103" w:rsidTr="00D27940">
        <w:trPr>
          <w:trHeight w:val="24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RF sideband</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2=LSB</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2=LSB</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2=LSB</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SW Version</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1.0.6 modified</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4D2D4E">
            <w:pPr>
              <w:spacing w:before="0"/>
              <w:jc w:val="center"/>
              <w:rPr>
                <w:color w:val="000000"/>
                <w:sz w:val="18"/>
                <w:szCs w:val="18"/>
              </w:rPr>
            </w:pPr>
            <w:r w:rsidRPr="00B80103">
              <w:rPr>
                <w:color w:val="000000"/>
                <w:sz w:val="18"/>
                <w:szCs w:val="18"/>
              </w:rPr>
              <w:t>2.0.</w:t>
            </w:r>
            <w:del w:id="553" w:author="Morgan McLeod" w:date="2016-03-04T11:53:00Z">
              <w:r w:rsidRPr="00B80103" w:rsidDel="002B190B">
                <w:rPr>
                  <w:color w:val="000000"/>
                  <w:sz w:val="18"/>
                  <w:szCs w:val="18"/>
                </w:rPr>
                <w:delText>0</w:delText>
              </w:r>
            </w:del>
            <w:ins w:id="554" w:author="Morgan McLeod" w:date="2016-03-04T11:53:00Z">
              <w:r w:rsidR="002B190B">
                <w:rPr>
                  <w:color w:val="000000"/>
                  <w:sz w:val="18"/>
                  <w:szCs w:val="18"/>
                </w:rPr>
                <w:t>4</w:t>
              </w:r>
            </w:ins>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1.0.6 modified</w:t>
            </w:r>
          </w:p>
        </w:tc>
        <w:tc>
          <w:tcPr>
            <w:tcW w:w="951" w:type="dxa"/>
            <w:tcBorders>
              <w:top w:val="nil"/>
              <w:left w:val="nil"/>
              <w:bottom w:val="nil"/>
              <w:right w:val="nil"/>
            </w:tcBorders>
            <w:shd w:val="clear" w:color="auto" w:fill="auto"/>
            <w:noWrap/>
            <w:vAlign w:val="bottom"/>
            <w:hideMark/>
          </w:tcPr>
          <w:p w:rsidR="00B80103" w:rsidRPr="00B80103" w:rsidRDefault="00B80103" w:rsidP="004D2D4E">
            <w:pPr>
              <w:spacing w:before="0"/>
              <w:jc w:val="center"/>
              <w:rPr>
                <w:color w:val="000000"/>
                <w:sz w:val="18"/>
                <w:szCs w:val="18"/>
              </w:rPr>
            </w:pPr>
            <w:r w:rsidRPr="00B80103">
              <w:rPr>
                <w:color w:val="000000"/>
                <w:sz w:val="18"/>
                <w:szCs w:val="18"/>
              </w:rPr>
              <w:t>2.0.</w:t>
            </w:r>
            <w:del w:id="555" w:author="Morgan McLeod" w:date="2016-03-04T11:53:00Z">
              <w:r w:rsidRPr="00B80103" w:rsidDel="002B190B">
                <w:rPr>
                  <w:color w:val="000000"/>
                  <w:sz w:val="18"/>
                  <w:szCs w:val="18"/>
                </w:rPr>
                <w:delText>0</w:delText>
              </w:r>
            </w:del>
            <w:ins w:id="556" w:author="Morgan McLeod" w:date="2016-03-04T11:53:00Z">
              <w:r w:rsidR="002B190B">
                <w:rPr>
                  <w:color w:val="000000"/>
                  <w:sz w:val="18"/>
                  <w:szCs w:val="18"/>
                </w:rPr>
                <w:t>4</w:t>
              </w:r>
            </w:ins>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1.0.6 modified</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4D2D4E">
            <w:pPr>
              <w:spacing w:before="0"/>
              <w:jc w:val="center"/>
              <w:rPr>
                <w:color w:val="000000"/>
                <w:sz w:val="18"/>
                <w:szCs w:val="18"/>
              </w:rPr>
            </w:pPr>
            <w:r w:rsidRPr="00B80103">
              <w:rPr>
                <w:color w:val="000000"/>
                <w:sz w:val="18"/>
                <w:szCs w:val="18"/>
              </w:rPr>
              <w:t>2.0.</w:t>
            </w:r>
            <w:del w:id="557" w:author="Morgan McLeod" w:date="2016-03-04T11:53:00Z">
              <w:r w:rsidRPr="00B80103" w:rsidDel="002B190B">
                <w:rPr>
                  <w:color w:val="000000"/>
                  <w:sz w:val="18"/>
                  <w:szCs w:val="18"/>
                </w:rPr>
                <w:delText>0</w:delText>
              </w:r>
            </w:del>
            <w:ins w:id="558" w:author="Morgan McLeod" w:date="2016-03-04T11:53:00Z">
              <w:r w:rsidR="002B190B">
                <w:rPr>
                  <w:color w:val="000000"/>
                  <w:sz w:val="18"/>
                  <w:szCs w:val="18"/>
                </w:rPr>
                <w:t>4</w:t>
              </w:r>
            </w:ins>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Platform</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Pol0</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ampfit_amp</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0.904550</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0.907915</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0.912948</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0.911655</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0.863167</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0.863936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ampfit_width_deg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2.796225</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2.786794</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2.714162</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2.714826</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2.668487</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2.667616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ampfit_u_off_deg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-0.024225</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0.006460</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-0.073749</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0.000910</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0.006290</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-0.005249</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ampfit_v_off_deg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-0.101580</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-0.012251</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-0.028002</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-0.002463</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-0.048167</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-0.003016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ampfit_d_0_90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0.000426</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0.011082</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-0.007426</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-0.012557</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-0.117894</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-0.116096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ampfit_d_45_135</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0.010064</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0.007677</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-0.000230</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-0.000664</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0.007268</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0.007921</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Pol1</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ampfit_amp</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0.901536</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0.907535</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0.902467</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0.904276</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0.890520</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0.874327</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ampfit_width_deg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2.815391</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2.796830</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2.723751</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2.715622</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2.632942</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2.668068</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ampfit_u_off_deg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-0.182562</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-0.002223</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-0.185902</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-0.004943</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-0.019499</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0.009124</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ampfit_v_off_deg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-0.146568</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-0.016154</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-0.085281</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-0.009839</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-0.182308</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-0.014746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ampfit_d_0_90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-0.013208</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-0.010906</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0.032804</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0.035841</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0.066948</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0.084092</w:t>
            </w:r>
          </w:p>
        </w:tc>
      </w:tr>
      <w:tr w:rsidR="00B80103" w:rsidRPr="00B80103" w:rsidTr="00D27940">
        <w:trPr>
          <w:trHeight w:val="300"/>
        </w:trPr>
        <w:tc>
          <w:tcPr>
            <w:tcW w:w="1617" w:type="dxa"/>
            <w:tcBorders>
              <w:top w:val="nil"/>
              <w:left w:val="single" w:sz="4" w:space="0" w:color="auto"/>
              <w:bottom w:val="single" w:sz="4" w:space="0" w:color="auto"/>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ampfit_d_45_135</w:t>
            </w:r>
          </w:p>
        </w:tc>
        <w:tc>
          <w:tcPr>
            <w:tcW w:w="1290" w:type="dxa"/>
            <w:tcBorders>
              <w:top w:val="nil"/>
              <w:left w:val="nil"/>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0.012297</w:t>
            </w:r>
          </w:p>
        </w:tc>
        <w:tc>
          <w:tcPr>
            <w:tcW w:w="978" w:type="dxa"/>
            <w:tcBorders>
              <w:top w:val="nil"/>
              <w:left w:val="nil"/>
              <w:bottom w:val="single" w:sz="4" w:space="0" w:color="auto"/>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0.001379</w:t>
            </w:r>
          </w:p>
        </w:tc>
        <w:tc>
          <w:tcPr>
            <w:tcW w:w="1281" w:type="dxa"/>
            <w:tcBorders>
              <w:top w:val="nil"/>
              <w:left w:val="nil"/>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-0.002577</w:t>
            </w:r>
          </w:p>
        </w:tc>
        <w:tc>
          <w:tcPr>
            <w:tcW w:w="951" w:type="dxa"/>
            <w:tcBorders>
              <w:top w:val="nil"/>
              <w:left w:val="nil"/>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-0.004672</w:t>
            </w:r>
          </w:p>
        </w:tc>
        <w:tc>
          <w:tcPr>
            <w:tcW w:w="1314" w:type="dxa"/>
            <w:tcBorders>
              <w:top w:val="nil"/>
              <w:left w:val="single" w:sz="4" w:space="0" w:color="auto"/>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0.025876</w:t>
            </w:r>
          </w:p>
        </w:tc>
        <w:tc>
          <w:tcPr>
            <w:tcW w:w="1044" w:type="dxa"/>
            <w:tcBorders>
              <w:top w:val="nil"/>
              <w:left w:val="nil"/>
              <w:bottom w:val="single" w:sz="4" w:space="0" w:color="auto"/>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0.010926</w:t>
            </w:r>
          </w:p>
        </w:tc>
      </w:tr>
    </w:tbl>
    <w:p w:rsidR="00144B2A" w:rsidRPr="00144B2A" w:rsidRDefault="00144B2A" w:rsidP="00144B2A"/>
    <w:p w:rsidR="00B879B7" w:rsidRDefault="00144B2A" w:rsidP="006444D8">
      <w:pPr>
        <w:pStyle w:val="Heading3"/>
        <w:pageBreakBefore/>
      </w:pPr>
      <w:bookmarkStart w:id="559" w:name="_Toc444856304"/>
      <w:r>
        <w:lastRenderedPageBreak/>
        <w:t>Band 2</w:t>
      </w:r>
      <w:bookmarkEnd w:id="559"/>
    </w:p>
    <w:p w:rsidR="006444D8" w:rsidRDefault="006444D8" w:rsidP="006444D8">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12</w:t>
      </w:r>
      <w:r w:rsidR="0030002F">
        <w:rPr>
          <w:noProof/>
        </w:rPr>
        <w:fldChar w:fldCharType="end"/>
      </w:r>
      <w:r>
        <w:t>: Band 2 Amplitude Fit</w:t>
      </w:r>
    </w:p>
    <w:tbl>
      <w:tblPr>
        <w:tblW w:w="8357" w:type="dxa"/>
        <w:tblInd w:w="93" w:type="dxa"/>
        <w:tblLook w:val="04A0" w:firstRow="1" w:lastRow="0" w:firstColumn="1" w:lastColumn="0" w:noHBand="0" w:noVBand="1"/>
      </w:tblPr>
      <w:tblGrid>
        <w:gridCol w:w="1617"/>
        <w:gridCol w:w="1100"/>
        <w:gridCol w:w="1100"/>
        <w:gridCol w:w="1150"/>
        <w:gridCol w:w="1150"/>
        <w:gridCol w:w="1120"/>
        <w:gridCol w:w="1120"/>
      </w:tblGrid>
      <w:tr w:rsidR="006444D8" w:rsidRPr="006444D8" w:rsidTr="006444D8">
        <w:trPr>
          <w:trHeight w:val="300"/>
        </w:trPr>
        <w:tc>
          <w:tcPr>
            <w:tcW w:w="1617" w:type="dxa"/>
            <w:tcBorders>
              <w:top w:val="single" w:sz="4" w:space="0" w:color="auto"/>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Band2-TDH17429-RF90 </w:t>
            </w:r>
          </w:p>
        </w:tc>
        <w:tc>
          <w:tcPr>
            <w:tcW w:w="23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Band2-TDH18144-RF88 </w:t>
            </w:r>
          </w:p>
        </w:tc>
        <w:tc>
          <w:tcPr>
            <w:tcW w:w="22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Band2-TDH18147-RF88 </w:t>
            </w:r>
          </w:p>
        </w:tc>
      </w:tr>
      <w:tr w:rsidR="006444D8" w:rsidRPr="006444D8" w:rsidTr="006444D8">
        <w:trPr>
          <w:trHeight w:val="24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1=USB</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1=USB</w:t>
            </w:r>
          </w:p>
        </w:tc>
        <w:tc>
          <w:tcPr>
            <w:tcW w:w="115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1=USB</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1.3.5</w:t>
            </w:r>
          </w:p>
        </w:tc>
        <w:tc>
          <w:tcPr>
            <w:tcW w:w="115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c>
          <w:tcPr>
            <w:tcW w:w="112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1.3.5</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5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c>
          <w:tcPr>
            <w:tcW w:w="112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0.917362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0.917361</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0.904073</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0.904179</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0.904937</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0.904902</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2.685581</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2.685634</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2.739820</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2.739568</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2.739286</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2.739384</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0.008526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0.008507</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-0.001978</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-0.002267</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-0.004008</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-0.004195</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-0.007758</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-0.008045</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-0.000330</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0.000019</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0.002575</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0.002761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0.032462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-0.032112</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-0.004193</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-0.004385</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-0.005897</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-0.005623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-0.144370</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-0.144393</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-0.058025</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-0.057936</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-0.056946</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-0.056973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0.912972</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0.913056</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0.920222</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0.920247</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2.672367</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2.672015</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2.671852</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2.671773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0.007128</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0.006710</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0.006788</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0.006576</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0.007308</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0.007678</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0.006312</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0.006561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-0.032866</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-0.032729</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-0.033130</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-0.033064</w:t>
            </w:r>
          </w:p>
        </w:tc>
      </w:tr>
      <w:tr w:rsidR="006444D8" w:rsidRPr="006444D8" w:rsidTr="006444D8">
        <w:trPr>
          <w:trHeight w:val="300"/>
        </w:trPr>
        <w:tc>
          <w:tcPr>
            <w:tcW w:w="1617" w:type="dxa"/>
            <w:tcBorders>
              <w:top w:val="nil"/>
              <w:left w:val="single" w:sz="4" w:space="0" w:color="auto"/>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single" w:sz="4" w:space="0" w:color="auto"/>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single" w:sz="4" w:space="0" w:color="auto"/>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-0.060931</w:t>
            </w:r>
          </w:p>
        </w:tc>
        <w:tc>
          <w:tcPr>
            <w:tcW w:w="1150" w:type="dxa"/>
            <w:tcBorders>
              <w:top w:val="nil"/>
              <w:left w:val="nil"/>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-0.061019</w:t>
            </w:r>
          </w:p>
        </w:tc>
        <w:tc>
          <w:tcPr>
            <w:tcW w:w="1120" w:type="dxa"/>
            <w:tcBorders>
              <w:top w:val="nil"/>
              <w:left w:val="single" w:sz="4" w:space="0" w:color="auto"/>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-0.061351</w:t>
            </w:r>
          </w:p>
        </w:tc>
        <w:tc>
          <w:tcPr>
            <w:tcW w:w="1120" w:type="dxa"/>
            <w:tcBorders>
              <w:top w:val="nil"/>
              <w:left w:val="nil"/>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-0.061483</w:t>
            </w:r>
          </w:p>
        </w:tc>
      </w:tr>
    </w:tbl>
    <w:p w:rsidR="006444D8" w:rsidRPr="006444D8" w:rsidRDefault="006444D8" w:rsidP="006444D8"/>
    <w:p w:rsidR="00B879B7" w:rsidRDefault="00144B2A" w:rsidP="006444D8">
      <w:pPr>
        <w:pStyle w:val="Heading3"/>
        <w:pageBreakBefore/>
      </w:pPr>
      <w:bookmarkStart w:id="560" w:name="_Toc444856305"/>
      <w:r>
        <w:lastRenderedPageBreak/>
        <w:t>Band 6</w:t>
      </w:r>
      <w:bookmarkEnd w:id="560"/>
    </w:p>
    <w:p w:rsidR="006444D8" w:rsidRDefault="006444D8" w:rsidP="006444D8">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13</w:t>
      </w:r>
      <w:r w:rsidR="0030002F">
        <w:rPr>
          <w:noProof/>
        </w:rPr>
        <w:fldChar w:fldCharType="end"/>
      </w:r>
      <w:r>
        <w:t>: Band 6 Amplitude Fit</w:t>
      </w:r>
    </w:p>
    <w:tbl>
      <w:tblPr>
        <w:tblW w:w="3817" w:type="dxa"/>
        <w:tblInd w:w="93" w:type="dxa"/>
        <w:tblLook w:val="04A0" w:firstRow="1" w:lastRow="0" w:firstColumn="1" w:lastColumn="0" w:noHBand="0" w:noVBand="1"/>
      </w:tblPr>
      <w:tblGrid>
        <w:gridCol w:w="1617"/>
        <w:gridCol w:w="1100"/>
        <w:gridCol w:w="1100"/>
      </w:tblGrid>
      <w:tr w:rsidR="006444D8" w:rsidRPr="006444D8" w:rsidTr="006444D8">
        <w:trPr>
          <w:trHeight w:val="300"/>
        </w:trPr>
        <w:tc>
          <w:tcPr>
            <w:tcW w:w="1617" w:type="dxa"/>
            <w:tcBorders>
              <w:top w:val="single" w:sz="4" w:space="0" w:color="auto"/>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Band6-TDH14050-RF243</w:t>
            </w:r>
          </w:p>
        </w:tc>
      </w:tr>
      <w:tr w:rsidR="006444D8" w:rsidRPr="006444D8" w:rsidTr="006444D8">
        <w:trPr>
          <w:trHeight w:val="24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2=LSB</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0.975581</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0.973423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2.888116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2.898223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0.507183</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0.046521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-0.372522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-0.039420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0.005092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0.006907</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-0.025427</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-0.027616</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0.971604</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0.970095</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2.863711</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2.870235</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0.465844</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0.040181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-0.406785</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-0.034250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0.000630</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-0.000207</w:t>
            </w:r>
          </w:p>
        </w:tc>
      </w:tr>
      <w:tr w:rsidR="006444D8" w:rsidRPr="006444D8" w:rsidTr="006444D8">
        <w:trPr>
          <w:trHeight w:val="300"/>
        </w:trPr>
        <w:tc>
          <w:tcPr>
            <w:tcW w:w="1617" w:type="dxa"/>
            <w:tcBorders>
              <w:top w:val="nil"/>
              <w:left w:val="single" w:sz="4" w:space="0" w:color="auto"/>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0.028266</w:t>
            </w:r>
          </w:p>
        </w:tc>
        <w:tc>
          <w:tcPr>
            <w:tcW w:w="1100" w:type="dxa"/>
            <w:tcBorders>
              <w:top w:val="nil"/>
              <w:left w:val="nil"/>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0.021248</w:t>
            </w:r>
          </w:p>
        </w:tc>
      </w:tr>
    </w:tbl>
    <w:p w:rsidR="00AF66F1" w:rsidRDefault="00AF66F1" w:rsidP="00AF66F1">
      <w:pPr>
        <w:pStyle w:val="Heading2"/>
      </w:pPr>
      <w:bookmarkStart w:id="561" w:name="_Toc444856306"/>
      <w:r>
        <w:t>Defocus efficiency and Subreflector Shift</w:t>
      </w:r>
      <w:bookmarkEnd w:id="561"/>
    </w:p>
    <w:p w:rsidR="009B12E4" w:rsidRDefault="006C6188" w:rsidP="009B12E4">
      <w:r>
        <w:t xml:space="preserve">These calculations </w:t>
      </w:r>
      <w:r w:rsidR="00120D20">
        <w:t xml:space="preserve">are based on the average of the two polarizations </w:t>
      </w:r>
      <w:proofErr w:type="spellStart"/>
      <w:r w:rsidR="00120D20">
        <w:t>delta_z</w:t>
      </w:r>
      <w:proofErr w:type="spellEnd"/>
      <w:r w:rsidR="00120D20">
        <w:t xml:space="preserve"> from the Phase Fit, </w:t>
      </w:r>
      <w:r w:rsidR="00A656D5">
        <w:t xml:space="preserve">which is given in the results as </w:t>
      </w:r>
      <w:proofErr w:type="spellStart"/>
      <w:r w:rsidR="00120D20">
        <w:t>nominal_z_offset</w:t>
      </w:r>
      <w:proofErr w:type="spellEnd"/>
      <w:r w:rsidR="00120D20">
        <w:t xml:space="preserve">.  The discussion in the Phase Fit section above about sources for error in </w:t>
      </w:r>
      <w:proofErr w:type="spellStart"/>
      <w:r w:rsidR="00120D20">
        <w:t>delta_z</w:t>
      </w:r>
      <w:proofErr w:type="spellEnd"/>
      <w:r w:rsidR="00120D20">
        <w:t xml:space="preserve"> therefore also affects these values.  The other results are:</w:t>
      </w:r>
    </w:p>
    <w:p w:rsidR="00120D20" w:rsidRDefault="00120D20" w:rsidP="00A656D5">
      <w:pPr>
        <w:pStyle w:val="ListParagraph"/>
        <w:numPr>
          <w:ilvl w:val="0"/>
          <w:numId w:val="46"/>
        </w:numPr>
      </w:pPr>
      <w:proofErr w:type="spellStart"/>
      <w:proofErr w:type="gramStart"/>
      <w:r>
        <w:t>defocus_efficiency</w:t>
      </w:r>
      <w:proofErr w:type="spellEnd"/>
      <w:proofErr w:type="gramEnd"/>
      <w:r>
        <w:t xml:space="preserve"> is calculated based on the difference between each polarization’s </w:t>
      </w:r>
      <w:proofErr w:type="spellStart"/>
      <w:r>
        <w:t>delta_z</w:t>
      </w:r>
      <w:proofErr w:type="spellEnd"/>
      <w:r>
        <w:t xml:space="preserve"> and the average of the two </w:t>
      </w:r>
      <w:proofErr w:type="spellStart"/>
      <w:r>
        <w:t>delta_z</w:t>
      </w:r>
      <w:proofErr w:type="spellEnd"/>
      <w:r>
        <w:t xml:space="preserve">, so this result is not sensitive to the magnitude of </w:t>
      </w:r>
      <w:proofErr w:type="spellStart"/>
      <w:r>
        <w:t>nominal_z_offset</w:t>
      </w:r>
      <w:proofErr w:type="spellEnd"/>
      <w:r>
        <w:t>.</w:t>
      </w:r>
      <w:r w:rsidR="00A656D5">
        <w:t xml:space="preserve">  In the case of data set </w:t>
      </w:r>
      <w:r w:rsidR="00A656D5" w:rsidRPr="00A656D5">
        <w:t>Band2-TDH17429-RF90</w:t>
      </w:r>
      <w:r w:rsidR="00A656D5">
        <w:t xml:space="preserve"> where the pol1 data is not valid, this value is also invalid.</w:t>
      </w:r>
    </w:p>
    <w:p w:rsidR="00120D20" w:rsidRDefault="00120D20" w:rsidP="00A656D5">
      <w:pPr>
        <w:pStyle w:val="ListParagraph"/>
        <w:numPr>
          <w:ilvl w:val="0"/>
          <w:numId w:val="46"/>
        </w:numPr>
      </w:pPr>
      <w:proofErr w:type="spellStart"/>
      <w:proofErr w:type="gramStart"/>
      <w:r>
        <w:t>shift_from_focus_mm</w:t>
      </w:r>
      <w:proofErr w:type="spellEnd"/>
      <w:proofErr w:type="gramEnd"/>
      <w:r>
        <w:t xml:space="preserve"> is the difference between </w:t>
      </w:r>
      <w:proofErr w:type="spellStart"/>
      <w:r>
        <w:t>delta_z</w:t>
      </w:r>
      <w:proofErr w:type="spellEnd"/>
      <w:r>
        <w:t xml:space="preserve"> and the probe distance.</w:t>
      </w:r>
      <w:r w:rsidR="00A656D5">
        <w:t xml:space="preserve">  For 1.x the probe distance is a hard-coded 200 mm.  For 2.0</w:t>
      </w:r>
      <w:ins w:id="562" w:author="Morgan McLeod" w:date="2016-03-04T11:59:00Z">
        <w:r w:rsidR="002B190B">
          <w:t>.x</w:t>
        </w:r>
      </w:ins>
      <w:r w:rsidR="00A656D5">
        <w:t xml:space="preserve"> it is the “</w:t>
      </w:r>
      <w:proofErr w:type="spellStart"/>
      <w:r w:rsidR="00A656D5">
        <w:t>zdistance</w:t>
      </w:r>
      <w:proofErr w:type="spellEnd"/>
      <w:r w:rsidR="00A656D5">
        <w:t xml:space="preserve">” parameter from the input file which defaults to 260 mm if not provided.  </w:t>
      </w:r>
      <w:r w:rsidR="00F06760">
        <w:t xml:space="preserve">So at least 60 mm of discrepancy is expected. </w:t>
      </w:r>
      <w:r w:rsidR="00A656D5">
        <w:t>This calculation does not seem correct in either version of the software.</w:t>
      </w:r>
      <w:r w:rsidR="00F06760">
        <w:t xml:space="preserve"> </w:t>
      </w:r>
    </w:p>
    <w:p w:rsidR="00A656D5" w:rsidRDefault="00A656D5" w:rsidP="00A656D5">
      <w:pPr>
        <w:pStyle w:val="ListParagraph"/>
        <w:numPr>
          <w:ilvl w:val="0"/>
          <w:numId w:val="46"/>
        </w:numPr>
      </w:pPr>
      <w:proofErr w:type="spellStart"/>
      <w:proofErr w:type="gramStart"/>
      <w:r>
        <w:t>subreflector_shift_mm</w:t>
      </w:r>
      <w:proofErr w:type="spellEnd"/>
      <w:proofErr w:type="gramEnd"/>
      <w:r>
        <w:t xml:space="preserve"> is the subreflector shift needed to achieve the </w:t>
      </w:r>
      <w:proofErr w:type="spellStart"/>
      <w:r>
        <w:t>shift_from_focus_mm</w:t>
      </w:r>
      <w:proofErr w:type="spellEnd"/>
      <w:r>
        <w:t>.  This value is therefore also problematic in all versions of the software.</w:t>
      </w:r>
    </w:p>
    <w:p w:rsidR="00A656D5" w:rsidRDefault="00A656D5" w:rsidP="00A656D5">
      <w:pPr>
        <w:pStyle w:val="ListParagraph"/>
        <w:numPr>
          <w:ilvl w:val="0"/>
          <w:numId w:val="46"/>
        </w:numPr>
      </w:pPr>
      <w:proofErr w:type="spellStart"/>
      <w:proofErr w:type="gramStart"/>
      <w:r w:rsidRPr="00A656D5">
        <w:t>defocus_efficiency_due_to_moving_the_subreflector</w:t>
      </w:r>
      <w:proofErr w:type="spellEnd"/>
      <w:proofErr w:type="gramEnd"/>
      <w:r>
        <w:t xml:space="preserve"> has a long name and still might not express what it really means.   I think it is the defocus efficiency if the subreflector could not be shifted.</w:t>
      </w:r>
    </w:p>
    <w:p w:rsidR="00A656D5" w:rsidRDefault="00A656D5" w:rsidP="00A656D5">
      <w:r>
        <w:t>Version 2.0</w:t>
      </w:r>
      <w:ins w:id="563" w:author="Morgan McLeod" w:date="2016-03-04T11:59:00Z">
        <w:r w:rsidR="002B190B">
          <w:t>.x</w:t>
        </w:r>
      </w:ins>
      <w:r>
        <w:t xml:space="preserve"> of the software expresses </w:t>
      </w:r>
      <w:proofErr w:type="spellStart"/>
      <w:r>
        <w:t>defocus_efficiency</w:t>
      </w:r>
      <w:proofErr w:type="spellEnd"/>
      <w:r>
        <w:t xml:space="preserve"> and </w:t>
      </w:r>
      <w:proofErr w:type="spellStart"/>
      <w:r>
        <w:t>defocus_efficiency_due</w:t>
      </w:r>
      <w:proofErr w:type="spellEnd"/>
      <w:r>
        <w:t>... in [0...1] like the other efficiencies rather than in percent.</w:t>
      </w:r>
      <w:r w:rsidR="00662434">
        <w:t xml:space="preserve">   Presentation software will have to adapt to this change.</w:t>
      </w:r>
    </w:p>
    <w:p w:rsidR="009B12E4" w:rsidRDefault="009B12E4" w:rsidP="009B12E4">
      <w:pPr>
        <w:pStyle w:val="Heading3"/>
        <w:pageBreakBefore/>
      </w:pPr>
      <w:bookmarkStart w:id="564" w:name="_Toc444856307"/>
      <w:r>
        <w:lastRenderedPageBreak/>
        <w:t>Band 1</w:t>
      </w:r>
      <w:bookmarkEnd w:id="564"/>
    </w:p>
    <w:p w:rsidR="009B12E4" w:rsidRDefault="009B12E4" w:rsidP="009B12E4">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14</w:t>
      </w:r>
      <w:r w:rsidR="0030002F">
        <w:rPr>
          <w:noProof/>
        </w:rPr>
        <w:fldChar w:fldCharType="end"/>
      </w:r>
      <w:r>
        <w:t>: Band 1 Defocus efficiency</w:t>
      </w:r>
    </w:p>
    <w:tbl>
      <w:tblPr>
        <w:tblW w:w="9764" w:type="dxa"/>
        <w:tblInd w:w="93" w:type="dxa"/>
        <w:tblLayout w:type="fixed"/>
        <w:tblLook w:val="04A0" w:firstRow="1" w:lastRow="0" w:firstColumn="1" w:lastColumn="0" w:noHBand="0" w:noVBand="1"/>
      </w:tblPr>
      <w:tblGrid>
        <w:gridCol w:w="2085"/>
        <w:gridCol w:w="1350"/>
        <w:gridCol w:w="1170"/>
        <w:gridCol w:w="1350"/>
        <w:gridCol w:w="1170"/>
        <w:gridCol w:w="1350"/>
        <w:gridCol w:w="1289"/>
      </w:tblGrid>
      <w:tr w:rsidR="00662434" w:rsidRPr="00662434" w:rsidTr="00662434">
        <w:trPr>
          <w:trHeight w:val="300"/>
        </w:trPr>
        <w:tc>
          <w:tcPr>
            <w:tcW w:w="2085" w:type="dxa"/>
            <w:tcBorders>
              <w:top w:val="single" w:sz="4" w:space="0" w:color="auto"/>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Data Set</w:t>
            </w:r>
          </w:p>
        </w:tc>
        <w:tc>
          <w:tcPr>
            <w:tcW w:w="252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xml:space="preserve">Band1-SN03-RF35 </w:t>
            </w:r>
          </w:p>
        </w:tc>
        <w:tc>
          <w:tcPr>
            <w:tcW w:w="2520" w:type="dxa"/>
            <w:gridSpan w:val="2"/>
            <w:tcBorders>
              <w:top w:val="single" w:sz="4" w:space="0" w:color="auto"/>
              <w:left w:val="nil"/>
              <w:bottom w:val="nil"/>
              <w:right w:val="nil"/>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Band1-SN03-RF42.5</w:t>
            </w:r>
          </w:p>
        </w:tc>
        <w:tc>
          <w:tcPr>
            <w:tcW w:w="2639"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xml:space="preserve">Band1-SN03-RF50 </w:t>
            </w:r>
          </w:p>
        </w:tc>
      </w:tr>
      <w:tr w:rsidR="00662434" w:rsidRPr="00662434" w:rsidTr="00662434">
        <w:trPr>
          <w:trHeight w:val="24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RF sideband</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2=LSB</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2=LSB</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2=LSB</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SW Version</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1.0.6 modified</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4D2D4E">
            <w:pPr>
              <w:spacing w:before="0"/>
              <w:rPr>
                <w:color w:val="000000"/>
                <w:sz w:val="18"/>
                <w:szCs w:val="18"/>
              </w:rPr>
            </w:pPr>
            <w:r w:rsidRPr="00662434">
              <w:rPr>
                <w:color w:val="000000"/>
                <w:sz w:val="18"/>
                <w:szCs w:val="18"/>
              </w:rPr>
              <w:t>2.0.</w:t>
            </w:r>
            <w:del w:id="565" w:author="Morgan McLeod" w:date="2016-03-04T11:54:00Z">
              <w:r w:rsidRPr="00662434" w:rsidDel="002B190B">
                <w:rPr>
                  <w:color w:val="000000"/>
                  <w:sz w:val="18"/>
                  <w:szCs w:val="18"/>
                </w:rPr>
                <w:delText>0</w:delText>
              </w:r>
            </w:del>
            <w:ins w:id="566" w:author="Morgan McLeod" w:date="2016-03-04T11:54:00Z">
              <w:r w:rsidR="002B190B">
                <w:rPr>
                  <w:color w:val="000000"/>
                  <w:sz w:val="18"/>
                  <w:szCs w:val="18"/>
                </w:rPr>
                <w:t>4</w:t>
              </w:r>
            </w:ins>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1.0.6 modified</w:t>
            </w:r>
          </w:p>
        </w:tc>
        <w:tc>
          <w:tcPr>
            <w:tcW w:w="1170" w:type="dxa"/>
            <w:tcBorders>
              <w:top w:val="nil"/>
              <w:left w:val="nil"/>
              <w:bottom w:val="nil"/>
              <w:right w:val="nil"/>
            </w:tcBorders>
            <w:shd w:val="clear" w:color="auto" w:fill="auto"/>
            <w:noWrap/>
            <w:vAlign w:val="bottom"/>
            <w:hideMark/>
          </w:tcPr>
          <w:p w:rsidR="00662434" w:rsidRPr="00662434" w:rsidRDefault="00662434" w:rsidP="004D2D4E">
            <w:pPr>
              <w:spacing w:before="0"/>
              <w:rPr>
                <w:color w:val="000000"/>
                <w:sz w:val="18"/>
                <w:szCs w:val="18"/>
              </w:rPr>
            </w:pPr>
            <w:r w:rsidRPr="00662434">
              <w:rPr>
                <w:color w:val="000000"/>
                <w:sz w:val="18"/>
                <w:szCs w:val="18"/>
              </w:rPr>
              <w:t>2.0.</w:t>
            </w:r>
            <w:del w:id="567" w:author="Morgan McLeod" w:date="2016-03-04T11:54:00Z">
              <w:r w:rsidRPr="00662434" w:rsidDel="002B190B">
                <w:rPr>
                  <w:color w:val="000000"/>
                  <w:sz w:val="18"/>
                  <w:szCs w:val="18"/>
                </w:rPr>
                <w:delText>0</w:delText>
              </w:r>
            </w:del>
            <w:ins w:id="568" w:author="Morgan McLeod" w:date="2016-03-04T11:54:00Z">
              <w:r w:rsidR="002B190B">
                <w:rPr>
                  <w:color w:val="000000"/>
                  <w:sz w:val="18"/>
                  <w:szCs w:val="18"/>
                </w:rPr>
                <w:t>4</w:t>
              </w:r>
            </w:ins>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1.0.6 modified</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4D2D4E">
            <w:pPr>
              <w:spacing w:before="0"/>
              <w:rPr>
                <w:color w:val="000000"/>
                <w:sz w:val="18"/>
                <w:szCs w:val="18"/>
              </w:rPr>
            </w:pPr>
            <w:r w:rsidRPr="00662434">
              <w:rPr>
                <w:color w:val="000000"/>
                <w:sz w:val="18"/>
                <w:szCs w:val="18"/>
              </w:rPr>
              <w:t>2.0.</w:t>
            </w:r>
            <w:del w:id="569" w:author="Morgan McLeod" w:date="2016-03-04T11:54:00Z">
              <w:r w:rsidRPr="00662434" w:rsidDel="002B190B">
                <w:rPr>
                  <w:color w:val="000000"/>
                  <w:sz w:val="18"/>
                  <w:szCs w:val="18"/>
                </w:rPr>
                <w:delText>0</w:delText>
              </w:r>
            </w:del>
            <w:ins w:id="570" w:author="Morgan McLeod" w:date="2016-03-04T11:54:00Z">
              <w:r w:rsidR="002B190B">
                <w:rPr>
                  <w:color w:val="000000"/>
                  <w:sz w:val="18"/>
                  <w:szCs w:val="18"/>
                </w:rPr>
                <w:t>4</w:t>
              </w:r>
            </w:ins>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Platform</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nominal_z_offset</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-262.790405</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-260.798279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-55.707703</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-56.11158</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67.956528</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68.324417</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Pol0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99.998158</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99.997067</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0.999972</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99.997824</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0.999982</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shift_from_focus_mm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-451.856079</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-512.299011</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-267.211182</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-327.299255</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-123.719460</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-184.052826</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subreflector_shift_mm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1.569599</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1.779558</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0.928203</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1.136930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0.429761</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0.639339</w:t>
            </w:r>
          </w:p>
        </w:tc>
      </w:tr>
      <w:tr w:rsidR="00662434" w:rsidRPr="00662434" w:rsidTr="00662434">
        <w:trPr>
          <w:trHeight w:val="870"/>
        </w:trPr>
        <w:tc>
          <w:tcPr>
            <w:tcW w:w="2085" w:type="dxa"/>
            <w:tcBorders>
              <w:top w:val="nil"/>
              <w:left w:val="single" w:sz="4" w:space="0" w:color="auto"/>
              <w:bottom w:val="nil"/>
              <w:right w:val="single" w:sz="4" w:space="0" w:color="auto"/>
            </w:tcBorders>
            <w:shd w:val="clear" w:color="auto" w:fill="auto"/>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defocus_efficiency_due_to_moving_the_subreflector</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97.399834</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0.969610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98.801048</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0.981609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99.634369</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0.991913</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Pol1</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99.998158</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99.997067</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0.999972</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99.997824</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0.999982</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shift_from_focus_mm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-473.724701</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-529.297546</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-244.204224</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-304.923889</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-140.367493</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-199.298340</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subreflector_shift_mm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1.645563</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1.838605</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0.848285</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1.059205</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0.487590</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0.692297</w:t>
            </w:r>
          </w:p>
        </w:tc>
      </w:tr>
      <w:tr w:rsidR="00662434" w:rsidRPr="00662434" w:rsidTr="00662434">
        <w:trPr>
          <w:trHeight w:val="870"/>
        </w:trPr>
        <w:tc>
          <w:tcPr>
            <w:tcW w:w="2085" w:type="dxa"/>
            <w:tcBorders>
              <w:top w:val="nil"/>
              <w:left w:val="single" w:sz="4" w:space="0" w:color="auto"/>
              <w:bottom w:val="single" w:sz="4" w:space="0" w:color="auto"/>
              <w:right w:val="single" w:sz="4" w:space="0" w:color="auto"/>
            </w:tcBorders>
            <w:shd w:val="clear" w:color="auto" w:fill="auto"/>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defocus_efficiency_due_to_moving_the_subreflector</w:t>
            </w:r>
            <w:proofErr w:type="spellEnd"/>
          </w:p>
        </w:tc>
        <w:tc>
          <w:tcPr>
            <w:tcW w:w="1350" w:type="dxa"/>
            <w:tcBorders>
              <w:top w:val="nil"/>
              <w:left w:val="nil"/>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97.399834</w:t>
            </w:r>
          </w:p>
        </w:tc>
        <w:tc>
          <w:tcPr>
            <w:tcW w:w="1170" w:type="dxa"/>
            <w:tcBorders>
              <w:top w:val="nil"/>
              <w:left w:val="nil"/>
              <w:bottom w:val="single" w:sz="4" w:space="0" w:color="auto"/>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0.967590</w:t>
            </w:r>
          </w:p>
        </w:tc>
        <w:tc>
          <w:tcPr>
            <w:tcW w:w="1350" w:type="dxa"/>
            <w:tcBorders>
              <w:top w:val="nil"/>
              <w:left w:val="nil"/>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98.997726</w:t>
            </w:r>
          </w:p>
        </w:tc>
        <w:tc>
          <w:tcPr>
            <w:tcW w:w="1170" w:type="dxa"/>
            <w:tcBorders>
              <w:top w:val="nil"/>
              <w:left w:val="nil"/>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1.059205</w:t>
            </w:r>
          </w:p>
        </w:tc>
        <w:tc>
          <w:tcPr>
            <w:tcW w:w="1350" w:type="dxa"/>
            <w:tcBorders>
              <w:top w:val="nil"/>
              <w:left w:val="single" w:sz="4" w:space="0" w:color="auto"/>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99.529564</w:t>
            </w:r>
          </w:p>
        </w:tc>
        <w:tc>
          <w:tcPr>
            <w:tcW w:w="1289" w:type="dxa"/>
            <w:tcBorders>
              <w:top w:val="nil"/>
              <w:left w:val="nil"/>
              <w:bottom w:val="single" w:sz="4" w:space="0" w:color="auto"/>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0.990524</w:t>
            </w:r>
          </w:p>
        </w:tc>
      </w:tr>
    </w:tbl>
    <w:p w:rsidR="009B12E4" w:rsidRDefault="003F7516" w:rsidP="009D5762">
      <w:pPr>
        <w:pStyle w:val="Heading3"/>
        <w:pageBreakBefore/>
      </w:pPr>
      <w:bookmarkStart w:id="571" w:name="_Toc444856308"/>
      <w:r>
        <w:lastRenderedPageBreak/>
        <w:t>Band 2</w:t>
      </w:r>
      <w:bookmarkEnd w:id="571"/>
    </w:p>
    <w:p w:rsidR="009D5762" w:rsidRDefault="009D5762" w:rsidP="009D5762">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15</w:t>
      </w:r>
      <w:r w:rsidR="0030002F">
        <w:rPr>
          <w:noProof/>
        </w:rPr>
        <w:fldChar w:fldCharType="end"/>
      </w:r>
      <w:r>
        <w:t>: Band 2 Defocus efficiency</w:t>
      </w:r>
    </w:p>
    <w:tbl>
      <w:tblPr>
        <w:tblW w:w="9764" w:type="dxa"/>
        <w:tblInd w:w="93" w:type="dxa"/>
        <w:tblLayout w:type="fixed"/>
        <w:tblLook w:val="04A0" w:firstRow="1" w:lastRow="0" w:firstColumn="1" w:lastColumn="0" w:noHBand="0" w:noVBand="1"/>
      </w:tblPr>
      <w:tblGrid>
        <w:gridCol w:w="2085"/>
        <w:gridCol w:w="1080"/>
        <w:gridCol w:w="1260"/>
        <w:gridCol w:w="1170"/>
        <w:gridCol w:w="1260"/>
        <w:gridCol w:w="1440"/>
        <w:gridCol w:w="1469"/>
      </w:tblGrid>
      <w:tr w:rsidR="009D5762" w:rsidRPr="009D5762" w:rsidTr="00574BD5">
        <w:trPr>
          <w:trHeight w:val="300"/>
        </w:trPr>
        <w:tc>
          <w:tcPr>
            <w:tcW w:w="2085" w:type="dxa"/>
            <w:tcBorders>
              <w:top w:val="single" w:sz="4" w:space="0" w:color="auto"/>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Data Set</w:t>
            </w:r>
          </w:p>
        </w:tc>
        <w:tc>
          <w:tcPr>
            <w:tcW w:w="23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xml:space="preserve">Band2-TDH17429-RF90 </w:t>
            </w:r>
          </w:p>
        </w:tc>
        <w:tc>
          <w:tcPr>
            <w:tcW w:w="243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xml:space="preserve">Band2-TDH18144-RF88 </w:t>
            </w:r>
          </w:p>
        </w:tc>
        <w:tc>
          <w:tcPr>
            <w:tcW w:w="2909" w:type="dxa"/>
            <w:gridSpan w:val="2"/>
            <w:tcBorders>
              <w:top w:val="single" w:sz="4" w:space="0" w:color="auto"/>
              <w:left w:val="single" w:sz="4" w:space="0" w:color="auto"/>
              <w:bottom w:val="nil"/>
              <w:right w:val="single" w:sz="4" w:space="0" w:color="000000"/>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xml:space="preserve">Band2-TDH18147-RF88 </w:t>
            </w:r>
          </w:p>
        </w:tc>
      </w:tr>
      <w:tr w:rsidR="00574BD5" w:rsidRPr="009D5762" w:rsidTr="00574BD5">
        <w:trPr>
          <w:trHeight w:val="24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RF sideband</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1=USB</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1=USB</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4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1=USB</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SW Version</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1.3.6</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2.0.0</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1.3.5</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2.0.0</w:t>
            </w:r>
          </w:p>
        </w:tc>
        <w:tc>
          <w:tcPr>
            <w:tcW w:w="144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1.3.5</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2.0.0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Platform</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Linux</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Windows</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Linux</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Windows</w:t>
            </w:r>
          </w:p>
        </w:tc>
        <w:tc>
          <w:tcPr>
            <w:tcW w:w="144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Linux</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Windows</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nominal_z_offset</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492.675049</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493.346313</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134.412384</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134.677399</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134.749924</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134.461121</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Pol0</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87.391633</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0.873700</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99.997574</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0.999979</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99.997813</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0.999980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shift_from_focus_mm</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-59.260818</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-118.891083</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-70.578537</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-129.953552</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-69.990906</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-130.038361</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subreflector_shift_mm</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0.205853</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0.412988</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0.245167</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0.451416</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0.243125</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0.451710</w:t>
            </w:r>
          </w:p>
        </w:tc>
      </w:tr>
      <w:tr w:rsidR="00574BD5" w:rsidRPr="009D5762" w:rsidTr="00574BD5">
        <w:trPr>
          <w:trHeight w:val="735"/>
        </w:trPr>
        <w:tc>
          <w:tcPr>
            <w:tcW w:w="2085" w:type="dxa"/>
            <w:tcBorders>
              <w:top w:val="nil"/>
              <w:left w:val="single" w:sz="4" w:space="0" w:color="auto"/>
              <w:bottom w:val="nil"/>
              <w:right w:val="single" w:sz="4" w:space="0" w:color="auto"/>
            </w:tcBorders>
            <w:shd w:val="clear" w:color="auto" w:fill="auto"/>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defocus_efficiency_due_to_moving_the_subreflector</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99.727707</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0.989081</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99.630898</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0.987536</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99.637009</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0.987520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Pol1</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w:t>
            </w:r>
            <w:proofErr w:type="spellEnd"/>
          </w:p>
        </w:tc>
        <w:tc>
          <w:tcPr>
            <w:tcW w:w="1080" w:type="dxa"/>
            <w:tcBorders>
              <w:top w:val="nil"/>
              <w:left w:val="nil"/>
              <w:bottom w:val="nil"/>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99.997574</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0.999979</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99.997813</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0.999980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shift_from_focus_mm</w:t>
            </w:r>
            <w:proofErr w:type="spellEnd"/>
          </w:p>
        </w:tc>
        <w:tc>
          <w:tcPr>
            <w:tcW w:w="1080" w:type="dxa"/>
            <w:tcBorders>
              <w:top w:val="nil"/>
              <w:left w:val="nil"/>
              <w:bottom w:val="nil"/>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-60.596695</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-120.691635</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-60.509247</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-121.039413</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subreflector_shift_mm</w:t>
            </w:r>
            <w:proofErr w:type="spellEnd"/>
          </w:p>
        </w:tc>
        <w:tc>
          <w:tcPr>
            <w:tcW w:w="1080" w:type="dxa"/>
            <w:tcBorders>
              <w:top w:val="nil"/>
              <w:left w:val="nil"/>
              <w:bottom w:val="nil"/>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0.210493</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0.419243</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0.210189</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0.420451</w:t>
            </w:r>
          </w:p>
        </w:tc>
      </w:tr>
      <w:tr w:rsidR="00574BD5" w:rsidRPr="009D5762" w:rsidTr="00574BD5">
        <w:trPr>
          <w:trHeight w:val="870"/>
        </w:trPr>
        <w:tc>
          <w:tcPr>
            <w:tcW w:w="2085" w:type="dxa"/>
            <w:tcBorders>
              <w:top w:val="nil"/>
              <w:left w:val="single" w:sz="4" w:space="0" w:color="auto"/>
              <w:bottom w:val="single" w:sz="4" w:space="0" w:color="auto"/>
              <w:right w:val="single" w:sz="4" w:space="0" w:color="auto"/>
            </w:tcBorders>
            <w:shd w:val="clear" w:color="auto" w:fill="auto"/>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defocus_efficiency_due_to_moving_the_subreflector</w:t>
            </w:r>
            <w:proofErr w:type="spellEnd"/>
          </w:p>
        </w:tc>
        <w:tc>
          <w:tcPr>
            <w:tcW w:w="1080" w:type="dxa"/>
            <w:tcBorders>
              <w:top w:val="nil"/>
              <w:left w:val="nil"/>
              <w:bottom w:val="single" w:sz="4" w:space="0" w:color="auto"/>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single" w:sz="4" w:space="0" w:color="auto"/>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0.997278</w:t>
            </w:r>
          </w:p>
        </w:tc>
        <w:tc>
          <w:tcPr>
            <w:tcW w:w="1260" w:type="dxa"/>
            <w:tcBorders>
              <w:top w:val="nil"/>
              <w:left w:val="nil"/>
              <w:bottom w:val="single" w:sz="4" w:space="0" w:color="auto"/>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0.989241</w:t>
            </w:r>
          </w:p>
        </w:tc>
        <w:tc>
          <w:tcPr>
            <w:tcW w:w="1440" w:type="dxa"/>
            <w:tcBorders>
              <w:top w:val="nil"/>
              <w:left w:val="single" w:sz="4" w:space="0" w:color="auto"/>
              <w:bottom w:val="single" w:sz="4" w:space="0" w:color="auto"/>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99.728584</w:t>
            </w:r>
          </w:p>
        </w:tc>
        <w:tc>
          <w:tcPr>
            <w:tcW w:w="1469" w:type="dxa"/>
            <w:tcBorders>
              <w:top w:val="nil"/>
              <w:left w:val="nil"/>
              <w:bottom w:val="single" w:sz="4" w:space="0" w:color="auto"/>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0.989179</w:t>
            </w:r>
          </w:p>
        </w:tc>
      </w:tr>
    </w:tbl>
    <w:p w:rsidR="009D5762" w:rsidRPr="009D5762" w:rsidRDefault="009D5762" w:rsidP="009D5762"/>
    <w:p w:rsidR="009B12E4" w:rsidRDefault="00574BD5" w:rsidP="00574BD5">
      <w:pPr>
        <w:pStyle w:val="Heading3"/>
        <w:pageBreakBefore/>
      </w:pPr>
      <w:bookmarkStart w:id="572" w:name="_Toc444856309"/>
      <w:r>
        <w:lastRenderedPageBreak/>
        <w:t>Band 6</w:t>
      </w:r>
      <w:bookmarkEnd w:id="572"/>
    </w:p>
    <w:p w:rsidR="00574BD5" w:rsidRDefault="00574BD5" w:rsidP="00574BD5">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16</w:t>
      </w:r>
      <w:r w:rsidR="0030002F">
        <w:rPr>
          <w:noProof/>
        </w:rPr>
        <w:fldChar w:fldCharType="end"/>
      </w:r>
      <w:r>
        <w:t xml:space="preserve">: Band </w:t>
      </w:r>
      <w:proofErr w:type="gramStart"/>
      <w:r>
        <w:t>6  Defocus</w:t>
      </w:r>
      <w:proofErr w:type="gramEnd"/>
      <w:r>
        <w:t xml:space="preserve"> efficiency</w:t>
      </w:r>
    </w:p>
    <w:tbl>
      <w:tblPr>
        <w:tblW w:w="6436" w:type="dxa"/>
        <w:tblInd w:w="93" w:type="dxa"/>
        <w:tblLook w:val="04A0" w:firstRow="1" w:lastRow="0" w:firstColumn="1" w:lastColumn="0" w:noHBand="0" w:noVBand="1"/>
      </w:tblPr>
      <w:tblGrid>
        <w:gridCol w:w="4236"/>
        <w:gridCol w:w="1100"/>
        <w:gridCol w:w="1100"/>
      </w:tblGrid>
      <w:tr w:rsidR="00574BD5" w:rsidRPr="00574BD5" w:rsidTr="00574BD5">
        <w:trPr>
          <w:trHeight w:val="300"/>
        </w:trPr>
        <w:tc>
          <w:tcPr>
            <w:tcW w:w="4236" w:type="dxa"/>
            <w:tcBorders>
              <w:top w:val="single" w:sz="4" w:space="0" w:color="auto"/>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Band6-TDH14050-RF243</w:t>
            </w:r>
          </w:p>
        </w:tc>
      </w:tr>
      <w:tr w:rsidR="00574BD5" w:rsidRPr="00574BD5" w:rsidTr="00574BD5">
        <w:trPr>
          <w:trHeight w:val="24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2=LSB</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2.0.0</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Windows</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 </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nominal_z_offset</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254.545807</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254.449463</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 </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99.999988</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1</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shift_from_focus_mm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54.427399</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-5.646729</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subreflector_shift_mm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0.189063</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0.019615</w:t>
            </w:r>
          </w:p>
        </w:tc>
      </w:tr>
      <w:tr w:rsidR="00574BD5" w:rsidRPr="00574BD5" w:rsidTr="00574BD5">
        <w:trPr>
          <w:trHeight w:val="870"/>
        </w:trPr>
        <w:tc>
          <w:tcPr>
            <w:tcW w:w="4236" w:type="dxa"/>
            <w:tcBorders>
              <w:top w:val="nil"/>
              <w:left w:val="single" w:sz="4" w:space="0" w:color="auto"/>
              <w:bottom w:val="nil"/>
              <w:right w:val="single" w:sz="4" w:space="0" w:color="auto"/>
            </w:tcBorders>
            <w:shd w:val="clear" w:color="auto" w:fill="auto"/>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defocus_efficiency_due_to_moving_the_subreflector</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98.336090</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0.999820</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 </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99.999988</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1</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shift_from_focus_mm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54.664230</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54.545670</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subreflector_shift_mm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0.189885</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0.189474</w:t>
            </w:r>
          </w:p>
        </w:tc>
      </w:tr>
      <w:tr w:rsidR="00574BD5" w:rsidRPr="00574BD5" w:rsidTr="00574BD5">
        <w:trPr>
          <w:trHeight w:val="870"/>
        </w:trPr>
        <w:tc>
          <w:tcPr>
            <w:tcW w:w="4236" w:type="dxa"/>
            <w:tcBorders>
              <w:top w:val="nil"/>
              <w:left w:val="single" w:sz="4" w:space="0" w:color="auto"/>
              <w:bottom w:val="single" w:sz="4" w:space="0" w:color="auto"/>
              <w:right w:val="single" w:sz="4" w:space="0" w:color="auto"/>
            </w:tcBorders>
            <w:shd w:val="clear" w:color="auto" w:fill="auto"/>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defocus_efficiency_due_to_moving_the_subreflector</w:t>
            </w:r>
            <w:proofErr w:type="spellEnd"/>
          </w:p>
        </w:tc>
        <w:tc>
          <w:tcPr>
            <w:tcW w:w="1100" w:type="dxa"/>
            <w:tcBorders>
              <w:top w:val="nil"/>
              <w:left w:val="nil"/>
              <w:bottom w:val="single" w:sz="4" w:space="0" w:color="auto"/>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98.321686</w:t>
            </w:r>
          </w:p>
        </w:tc>
        <w:tc>
          <w:tcPr>
            <w:tcW w:w="1100" w:type="dxa"/>
            <w:tcBorders>
              <w:top w:val="nil"/>
              <w:left w:val="nil"/>
              <w:bottom w:val="single" w:sz="4" w:space="0" w:color="auto"/>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0.983289</w:t>
            </w:r>
          </w:p>
        </w:tc>
      </w:tr>
    </w:tbl>
    <w:p w:rsidR="00CC7486" w:rsidRDefault="005D5C8E" w:rsidP="00AF66F1">
      <w:pPr>
        <w:pStyle w:val="Heading2"/>
      </w:pPr>
      <w:bookmarkStart w:id="573" w:name="_Toc444856310"/>
      <w:r>
        <w:t xml:space="preserve">Total </w:t>
      </w:r>
      <w:r w:rsidR="00CC7486">
        <w:t xml:space="preserve">Aperture </w:t>
      </w:r>
      <w:r w:rsidR="00842B6C">
        <w:t>e</w:t>
      </w:r>
      <w:r w:rsidR="00CC7486">
        <w:t>fficiency</w:t>
      </w:r>
      <w:bookmarkEnd w:id="573"/>
    </w:p>
    <w:p w:rsidR="009110A7" w:rsidRPr="009110A7" w:rsidRDefault="009110A7" w:rsidP="009110A7">
      <w:r>
        <w:t>The total aperture efficiency is the product:</w:t>
      </w:r>
    </w:p>
    <w:p w:rsidR="009110A7" w:rsidRDefault="009110A7" w:rsidP="009110A7">
      <w:pPr>
        <w:rPr>
          <w:lang w:val="es-US"/>
        </w:rPr>
      </w:pPr>
      <w:proofErr w:type="spellStart"/>
      <w:r w:rsidRPr="009110A7">
        <w:rPr>
          <w:lang w:val="es-US"/>
        </w:rPr>
        <w:t>total_aperture_eff</w:t>
      </w:r>
      <w:proofErr w:type="spellEnd"/>
      <w:r w:rsidRPr="009110A7">
        <w:rPr>
          <w:lang w:val="es-US"/>
        </w:rPr>
        <w:t xml:space="preserve"> = </w:t>
      </w:r>
      <w:proofErr w:type="spellStart"/>
      <w:r w:rsidRPr="009110A7">
        <w:rPr>
          <w:lang w:val="es-US"/>
        </w:rPr>
        <w:t>eta_phase</w:t>
      </w:r>
      <w:proofErr w:type="spellEnd"/>
      <w:r w:rsidRPr="009110A7">
        <w:rPr>
          <w:lang w:val="es-US"/>
        </w:rPr>
        <w:t xml:space="preserve"> </w:t>
      </w:r>
      <w:r w:rsidR="00DF5075">
        <w:rPr>
          <w:lang w:val="es-US"/>
        </w:rPr>
        <w:t>•</w:t>
      </w:r>
      <w:r w:rsidRPr="009110A7">
        <w:rPr>
          <w:lang w:val="es-US"/>
        </w:rPr>
        <w:t xml:space="preserve"> </w:t>
      </w:r>
      <w:proofErr w:type="spellStart"/>
      <w:r w:rsidRPr="009110A7">
        <w:rPr>
          <w:lang w:val="es-US"/>
        </w:rPr>
        <w:t>eta_spillover</w:t>
      </w:r>
      <w:proofErr w:type="spellEnd"/>
      <w:r w:rsidRPr="009110A7">
        <w:rPr>
          <w:lang w:val="es-US"/>
        </w:rPr>
        <w:t xml:space="preserve"> </w:t>
      </w:r>
      <w:r w:rsidR="00DF5075">
        <w:rPr>
          <w:lang w:val="es-US"/>
        </w:rPr>
        <w:t>•</w:t>
      </w:r>
      <w:r w:rsidRPr="009110A7">
        <w:rPr>
          <w:lang w:val="es-US"/>
        </w:rPr>
        <w:t xml:space="preserve"> </w:t>
      </w:r>
      <w:proofErr w:type="spellStart"/>
      <w:r w:rsidRPr="009110A7">
        <w:rPr>
          <w:lang w:val="es-US"/>
        </w:rPr>
        <w:t>eta_taper</w:t>
      </w:r>
      <w:proofErr w:type="spellEnd"/>
      <w:r w:rsidR="00DF5075">
        <w:rPr>
          <w:lang w:val="es-US"/>
        </w:rPr>
        <w:t xml:space="preserve"> •</w:t>
      </w:r>
      <w:r w:rsidRPr="009110A7">
        <w:rPr>
          <w:lang w:val="es-US"/>
        </w:rPr>
        <w:t xml:space="preserve"> </w:t>
      </w:r>
      <w:proofErr w:type="spellStart"/>
      <w:r w:rsidRPr="009110A7">
        <w:rPr>
          <w:lang w:val="es-US"/>
        </w:rPr>
        <w:t>eta_pol</w:t>
      </w:r>
      <w:proofErr w:type="spellEnd"/>
      <w:r w:rsidRPr="009110A7">
        <w:rPr>
          <w:lang w:val="es-US"/>
        </w:rPr>
        <w:t xml:space="preserve"> </w:t>
      </w:r>
      <w:r w:rsidR="00DF5075">
        <w:rPr>
          <w:lang w:val="es-US"/>
        </w:rPr>
        <w:t>•</w:t>
      </w:r>
      <w:r w:rsidRPr="009110A7">
        <w:rPr>
          <w:lang w:val="es-US"/>
        </w:rPr>
        <w:t xml:space="preserve"> </w:t>
      </w:r>
      <w:proofErr w:type="spellStart"/>
      <w:r w:rsidRPr="009110A7">
        <w:rPr>
          <w:lang w:val="es-US"/>
        </w:rPr>
        <w:t>defocus</w:t>
      </w:r>
      <w:r>
        <w:rPr>
          <w:lang w:val="es-US"/>
        </w:rPr>
        <w:t>_efficiency</w:t>
      </w:r>
      <w:proofErr w:type="spellEnd"/>
    </w:p>
    <w:p w:rsidR="00C13062" w:rsidRDefault="00C13062" w:rsidP="00C13062">
      <w:pPr>
        <w:pStyle w:val="Heading3"/>
      </w:pPr>
      <w:bookmarkStart w:id="574" w:name="_Toc444856311"/>
      <w:r>
        <w:t>Band 1</w:t>
      </w:r>
      <w:bookmarkEnd w:id="574"/>
    </w:p>
    <w:p w:rsidR="00C13062" w:rsidRDefault="00C13062" w:rsidP="00C13062">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17</w:t>
      </w:r>
      <w:r w:rsidR="0030002F">
        <w:rPr>
          <w:noProof/>
        </w:rPr>
        <w:fldChar w:fldCharType="end"/>
      </w:r>
      <w:r>
        <w:t>: Band 1 Total Aperture efficiency</w:t>
      </w:r>
    </w:p>
    <w:tbl>
      <w:tblPr>
        <w:tblW w:w="8820" w:type="dxa"/>
        <w:tblInd w:w="93" w:type="dxa"/>
        <w:tblLook w:val="04A0" w:firstRow="1" w:lastRow="0" w:firstColumn="1" w:lastColumn="0" w:noHBand="0" w:noVBand="1"/>
      </w:tblPr>
      <w:tblGrid>
        <w:gridCol w:w="1620"/>
        <w:gridCol w:w="1443"/>
        <w:gridCol w:w="957"/>
        <w:gridCol w:w="1443"/>
        <w:gridCol w:w="957"/>
        <w:gridCol w:w="1443"/>
        <w:gridCol w:w="957"/>
      </w:tblGrid>
      <w:tr w:rsidR="00C13062" w:rsidRPr="00C13062" w:rsidTr="00C13062">
        <w:trPr>
          <w:trHeight w:val="30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Band1-SN03-RF35 </w:t>
            </w:r>
          </w:p>
        </w:tc>
        <w:tc>
          <w:tcPr>
            <w:tcW w:w="2400" w:type="dxa"/>
            <w:gridSpan w:val="2"/>
            <w:tcBorders>
              <w:top w:val="single" w:sz="4" w:space="0" w:color="auto"/>
              <w:left w:val="nil"/>
              <w:bottom w:val="nil"/>
              <w:right w:val="nil"/>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Band1-SN03-RF42.5</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Band1-SN03-RF50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SW Version</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1.0.6 modified</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4D2D4E">
            <w:pPr>
              <w:spacing w:before="0"/>
              <w:jc w:val="center"/>
              <w:rPr>
                <w:color w:val="000000"/>
                <w:sz w:val="18"/>
                <w:szCs w:val="18"/>
              </w:rPr>
            </w:pPr>
            <w:r w:rsidRPr="00C13062">
              <w:rPr>
                <w:color w:val="000000"/>
                <w:sz w:val="18"/>
                <w:szCs w:val="18"/>
              </w:rPr>
              <w:t>2.0.</w:t>
            </w:r>
            <w:del w:id="575" w:author="Morgan McLeod" w:date="2016-03-04T11:56:00Z">
              <w:r w:rsidRPr="00C13062" w:rsidDel="002B190B">
                <w:rPr>
                  <w:color w:val="000000"/>
                  <w:sz w:val="18"/>
                  <w:szCs w:val="18"/>
                </w:rPr>
                <w:delText>0</w:delText>
              </w:r>
            </w:del>
            <w:ins w:id="576" w:author="Morgan McLeod" w:date="2016-03-04T11:56:00Z">
              <w:r w:rsidR="002B190B">
                <w:rPr>
                  <w:color w:val="000000"/>
                  <w:sz w:val="18"/>
                  <w:szCs w:val="18"/>
                </w:rPr>
                <w:t>4</w:t>
              </w:r>
            </w:ins>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1.0.6 modified</w:t>
            </w:r>
          </w:p>
        </w:tc>
        <w:tc>
          <w:tcPr>
            <w:tcW w:w="957" w:type="dxa"/>
            <w:tcBorders>
              <w:top w:val="nil"/>
              <w:left w:val="nil"/>
              <w:bottom w:val="nil"/>
              <w:right w:val="nil"/>
            </w:tcBorders>
            <w:shd w:val="clear" w:color="auto" w:fill="auto"/>
            <w:noWrap/>
            <w:vAlign w:val="bottom"/>
            <w:hideMark/>
          </w:tcPr>
          <w:p w:rsidR="00C13062" w:rsidRPr="00C13062" w:rsidRDefault="00C13062" w:rsidP="004D2D4E">
            <w:pPr>
              <w:spacing w:before="0"/>
              <w:jc w:val="center"/>
              <w:rPr>
                <w:color w:val="000000"/>
                <w:sz w:val="18"/>
                <w:szCs w:val="18"/>
              </w:rPr>
            </w:pPr>
            <w:r w:rsidRPr="00C13062">
              <w:rPr>
                <w:color w:val="000000"/>
                <w:sz w:val="18"/>
                <w:szCs w:val="18"/>
              </w:rPr>
              <w:t>2.0.</w:t>
            </w:r>
            <w:del w:id="577" w:author="Morgan McLeod" w:date="2016-03-04T11:56:00Z">
              <w:r w:rsidRPr="00C13062" w:rsidDel="002B190B">
                <w:rPr>
                  <w:color w:val="000000"/>
                  <w:sz w:val="18"/>
                  <w:szCs w:val="18"/>
                </w:rPr>
                <w:delText>0</w:delText>
              </w:r>
            </w:del>
            <w:ins w:id="578" w:author="Morgan McLeod" w:date="2016-03-04T11:56:00Z">
              <w:r w:rsidR="002B190B">
                <w:rPr>
                  <w:color w:val="000000"/>
                  <w:sz w:val="18"/>
                  <w:szCs w:val="18"/>
                </w:rPr>
                <w:t>4</w:t>
              </w:r>
            </w:ins>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1.0.6 modified</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4D2D4E">
            <w:pPr>
              <w:spacing w:before="0"/>
              <w:jc w:val="center"/>
              <w:rPr>
                <w:color w:val="000000"/>
                <w:sz w:val="18"/>
                <w:szCs w:val="18"/>
              </w:rPr>
            </w:pPr>
            <w:r w:rsidRPr="00C13062">
              <w:rPr>
                <w:color w:val="000000"/>
                <w:sz w:val="18"/>
                <w:szCs w:val="18"/>
              </w:rPr>
              <w:t>2.0.</w:t>
            </w:r>
            <w:del w:id="579" w:author="Morgan McLeod" w:date="2016-03-04T11:56:00Z">
              <w:r w:rsidRPr="00C13062" w:rsidDel="002B190B">
                <w:rPr>
                  <w:color w:val="000000"/>
                  <w:sz w:val="18"/>
                  <w:szCs w:val="18"/>
                </w:rPr>
                <w:delText>0</w:delText>
              </w:r>
            </w:del>
            <w:ins w:id="580" w:author="Morgan McLeod" w:date="2016-03-04T11:56:00Z">
              <w:r w:rsidR="002B190B">
                <w:rPr>
                  <w:color w:val="000000"/>
                  <w:sz w:val="18"/>
                  <w:szCs w:val="18"/>
                </w:rPr>
                <w:t>4</w:t>
              </w:r>
            </w:ins>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Platform</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Pol0</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0.804903</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0.804827</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0.816351</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0.816353</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0.800247</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0.800250</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Pol1</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443"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0.796404</w:t>
            </w:r>
          </w:p>
        </w:tc>
        <w:tc>
          <w:tcPr>
            <w:tcW w:w="957" w:type="dxa"/>
            <w:tcBorders>
              <w:top w:val="nil"/>
              <w:left w:val="nil"/>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0.796414</w:t>
            </w:r>
          </w:p>
        </w:tc>
        <w:tc>
          <w:tcPr>
            <w:tcW w:w="1443"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0.811715</w:t>
            </w:r>
          </w:p>
        </w:tc>
        <w:tc>
          <w:tcPr>
            <w:tcW w:w="957"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0.811722</w:t>
            </w:r>
          </w:p>
        </w:tc>
        <w:tc>
          <w:tcPr>
            <w:tcW w:w="1443" w:type="dxa"/>
            <w:tcBorders>
              <w:top w:val="nil"/>
              <w:left w:val="single" w:sz="4" w:space="0" w:color="auto"/>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0.798863</w:t>
            </w:r>
          </w:p>
        </w:tc>
        <w:tc>
          <w:tcPr>
            <w:tcW w:w="957" w:type="dxa"/>
            <w:tcBorders>
              <w:top w:val="nil"/>
              <w:left w:val="nil"/>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0.798867</w:t>
            </w:r>
          </w:p>
        </w:tc>
      </w:tr>
    </w:tbl>
    <w:p w:rsidR="00C13062" w:rsidRPr="00C13062" w:rsidRDefault="00C13062" w:rsidP="00C13062"/>
    <w:p w:rsidR="00C13062" w:rsidRDefault="00C13062" w:rsidP="00C13062">
      <w:pPr>
        <w:pStyle w:val="Heading3"/>
      </w:pPr>
      <w:bookmarkStart w:id="581" w:name="_Toc444856312"/>
      <w:r>
        <w:lastRenderedPageBreak/>
        <w:t>Band 2</w:t>
      </w:r>
      <w:bookmarkEnd w:id="581"/>
    </w:p>
    <w:p w:rsidR="00C13062" w:rsidRDefault="00C13062" w:rsidP="00C13062">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18</w:t>
      </w:r>
      <w:r w:rsidR="0030002F">
        <w:rPr>
          <w:noProof/>
        </w:rPr>
        <w:fldChar w:fldCharType="end"/>
      </w:r>
      <w:r>
        <w:t>: Band 2 Total Aperture efficiency</w:t>
      </w:r>
    </w:p>
    <w:tbl>
      <w:tblPr>
        <w:tblW w:w="8820" w:type="dxa"/>
        <w:tblInd w:w="93" w:type="dxa"/>
        <w:tblLook w:val="04A0" w:firstRow="1" w:lastRow="0" w:firstColumn="1" w:lastColumn="0" w:noHBand="0" w:noVBand="1"/>
      </w:tblPr>
      <w:tblGrid>
        <w:gridCol w:w="1620"/>
        <w:gridCol w:w="1187"/>
        <w:gridCol w:w="1213"/>
        <w:gridCol w:w="1187"/>
        <w:gridCol w:w="1213"/>
        <w:gridCol w:w="1187"/>
        <w:gridCol w:w="1213"/>
      </w:tblGrid>
      <w:tr w:rsidR="00C13062" w:rsidRPr="00C13062" w:rsidTr="00C13062">
        <w:trPr>
          <w:trHeight w:val="30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Band2-TDH17429-RF90 </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Band2-TDH18144-RF88 </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Band2-TDH18147-RF88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SW Version</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1.3.6</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1.3.5</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1.3.5</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Platform</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Pol0</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0.699539</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0.699366</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0.802838</w:t>
            </w: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0.802841</w:t>
            </w: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0.803087</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0.803089</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Pol1</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187" w:type="dxa"/>
            <w:tcBorders>
              <w:top w:val="nil"/>
              <w:left w:val="nil"/>
              <w:bottom w:val="single" w:sz="4" w:space="0" w:color="auto"/>
              <w:right w:val="nil"/>
            </w:tcBorders>
            <w:shd w:val="clear" w:color="000000" w:fill="808080"/>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single" w:sz="4" w:space="0" w:color="auto"/>
              <w:right w:val="single" w:sz="4" w:space="0" w:color="auto"/>
            </w:tcBorders>
            <w:shd w:val="clear" w:color="000000" w:fill="808080"/>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0.808230</w:t>
            </w:r>
          </w:p>
        </w:tc>
        <w:tc>
          <w:tcPr>
            <w:tcW w:w="1213"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0.808233</w:t>
            </w:r>
          </w:p>
        </w:tc>
        <w:tc>
          <w:tcPr>
            <w:tcW w:w="1187" w:type="dxa"/>
            <w:tcBorders>
              <w:top w:val="nil"/>
              <w:left w:val="single" w:sz="4" w:space="0" w:color="auto"/>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0.808512</w:t>
            </w:r>
          </w:p>
        </w:tc>
        <w:tc>
          <w:tcPr>
            <w:tcW w:w="1213" w:type="dxa"/>
            <w:tcBorders>
              <w:top w:val="nil"/>
              <w:left w:val="nil"/>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0.808515</w:t>
            </w:r>
          </w:p>
        </w:tc>
      </w:tr>
    </w:tbl>
    <w:p w:rsidR="00C13062" w:rsidRPr="00C13062" w:rsidRDefault="00C13062" w:rsidP="00C13062"/>
    <w:p w:rsidR="00C13062" w:rsidRDefault="00C13062" w:rsidP="00C13062">
      <w:pPr>
        <w:pStyle w:val="Heading3"/>
      </w:pPr>
      <w:bookmarkStart w:id="582" w:name="_Toc444856313"/>
      <w:r>
        <w:t>Band 6</w:t>
      </w:r>
      <w:bookmarkEnd w:id="582"/>
    </w:p>
    <w:p w:rsidR="00844472" w:rsidRDefault="00844472" w:rsidP="00844472">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19</w:t>
      </w:r>
      <w:r w:rsidR="0030002F">
        <w:rPr>
          <w:noProof/>
        </w:rPr>
        <w:fldChar w:fldCharType="end"/>
      </w:r>
      <w:r>
        <w:t>: Band 6 Total Aperture efficiency</w:t>
      </w:r>
    </w:p>
    <w:tbl>
      <w:tblPr>
        <w:tblW w:w="4020" w:type="dxa"/>
        <w:tblInd w:w="93" w:type="dxa"/>
        <w:tblLook w:val="04A0" w:firstRow="1" w:lastRow="0" w:firstColumn="1" w:lastColumn="0" w:noHBand="0" w:noVBand="1"/>
      </w:tblPr>
      <w:tblGrid>
        <w:gridCol w:w="1620"/>
        <w:gridCol w:w="1187"/>
        <w:gridCol w:w="1213"/>
      </w:tblGrid>
      <w:tr w:rsidR="00844472" w:rsidRPr="00844472" w:rsidTr="00844472">
        <w:trPr>
          <w:trHeight w:val="30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Band6-TDH14050-RF243</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SW Version</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1.3.6</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2.0.0</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Platform</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Windows</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 </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Pol0</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proofErr w:type="spellStart"/>
            <w:r w:rsidRPr="00844472">
              <w:rPr>
                <w:b/>
                <w:bCs/>
                <w:color w:val="000000"/>
                <w:sz w:val="18"/>
                <w:szCs w:val="18"/>
              </w:rPr>
              <w:t>total_aperture_eff</w:t>
            </w:r>
            <w:proofErr w:type="spellEnd"/>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0.826595</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0.826595</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 </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Pol1</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proofErr w:type="spellStart"/>
            <w:r w:rsidRPr="00844472">
              <w:rPr>
                <w:b/>
                <w:bCs/>
                <w:color w:val="000000"/>
                <w:sz w:val="18"/>
                <w:szCs w:val="18"/>
              </w:rPr>
              <w:t>total_aperture_eff</w:t>
            </w:r>
            <w:proofErr w:type="spellEnd"/>
          </w:p>
        </w:tc>
        <w:tc>
          <w:tcPr>
            <w:tcW w:w="1187" w:type="dxa"/>
            <w:tcBorders>
              <w:top w:val="nil"/>
              <w:left w:val="nil"/>
              <w:bottom w:val="single" w:sz="4" w:space="0" w:color="auto"/>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0.827786</w:t>
            </w:r>
          </w:p>
        </w:tc>
        <w:tc>
          <w:tcPr>
            <w:tcW w:w="1213" w:type="dxa"/>
            <w:tcBorders>
              <w:top w:val="nil"/>
              <w:left w:val="nil"/>
              <w:bottom w:val="single" w:sz="4" w:space="0" w:color="auto"/>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0.827785</w:t>
            </w:r>
          </w:p>
        </w:tc>
      </w:tr>
    </w:tbl>
    <w:p w:rsidR="00AF66F1" w:rsidRDefault="00AF66F1" w:rsidP="00AF66F1">
      <w:pPr>
        <w:pStyle w:val="Heading2"/>
      </w:pPr>
      <w:bookmarkStart w:id="583" w:name="_Toc444856314"/>
      <w:r>
        <w:t xml:space="preserve">Beam </w:t>
      </w:r>
      <w:r w:rsidR="00F14558">
        <w:t>S</w:t>
      </w:r>
      <w:r>
        <w:t>quint</w:t>
      </w:r>
      <w:r w:rsidR="00F14558">
        <w:t xml:space="preserve"> and Phase Center Correction</w:t>
      </w:r>
      <w:bookmarkEnd w:id="583"/>
    </w:p>
    <w:p w:rsidR="00183FF9" w:rsidRDefault="00183FF9" w:rsidP="00183FF9">
      <w:r>
        <w:t xml:space="preserve">Beam squint was not fully or correctly calculated by the </w:t>
      </w:r>
      <w:proofErr w:type="spellStart"/>
      <w:r>
        <w:t>BeamEff</w:t>
      </w:r>
      <w:proofErr w:type="spellEnd"/>
      <w:r>
        <w:t xml:space="preserve"> 1.x applications</w:t>
      </w:r>
      <w:r w:rsidR="0061310F">
        <w:t>.  I</w:t>
      </w:r>
      <w:r>
        <w:t xml:space="preserve">t was not corrected for rotational asymmetry of the scanner probe.   Instead the FETMS Database web application (PHP) software would call the </w:t>
      </w:r>
      <w:proofErr w:type="spellStart"/>
      <w:r>
        <w:t>BeamEff</w:t>
      </w:r>
      <w:proofErr w:type="spellEnd"/>
      <w:r>
        <w:t xml:space="preserve"> application </w:t>
      </w:r>
      <w:r w:rsidR="0061310F">
        <w:t>twice:  first</w:t>
      </w:r>
      <w:r>
        <w:t xml:space="preserve"> with the Pol0 and Pol1 scans and a </w:t>
      </w:r>
      <w:r w:rsidR="0061310F">
        <w:t xml:space="preserve">then </w:t>
      </w:r>
      <w:r>
        <w:t xml:space="preserve">with </w:t>
      </w:r>
      <w:r w:rsidR="0061310F">
        <w:t xml:space="preserve">only </w:t>
      </w:r>
      <w:proofErr w:type="gramStart"/>
      <w:r w:rsidR="0061310F">
        <w:t>an</w:t>
      </w:r>
      <w:proofErr w:type="gramEnd"/>
      <w:r w:rsidR="0061310F">
        <w:t xml:space="preserve"> </w:t>
      </w:r>
      <w:r>
        <w:t xml:space="preserve">180-degree </w:t>
      </w:r>
      <w:proofErr w:type="spellStart"/>
      <w:r>
        <w:t>copol</w:t>
      </w:r>
      <w:proofErr w:type="spellEnd"/>
      <w:r>
        <w:t xml:space="preserve"> scan (from either polarization).  The PHP code would then perform the probe asymmetry correction and compute squint.</w:t>
      </w:r>
    </w:p>
    <w:p w:rsidR="00183FF9" w:rsidRDefault="00183FF9" w:rsidP="00183FF9">
      <w:proofErr w:type="spellStart"/>
      <w:r>
        <w:t>BeamEff</w:t>
      </w:r>
      <w:proofErr w:type="spellEnd"/>
      <w:r>
        <w:t xml:space="preserve"> 2.0</w:t>
      </w:r>
      <w:ins w:id="584" w:author="Morgan McLeod" w:date="2016-03-04T12:00:00Z">
        <w:r w:rsidR="002B190B">
          <w:t>.x</w:t>
        </w:r>
      </w:ins>
      <w:r w:rsidR="00F67C78">
        <w:t xml:space="preserve"> now accepts up to five </w:t>
      </w:r>
      <w:r w:rsidR="0061310F">
        <w:t xml:space="preserve">input </w:t>
      </w:r>
      <w:r w:rsidR="00F67C78">
        <w:t xml:space="preserve">scans per </w:t>
      </w:r>
      <w:proofErr w:type="spellStart"/>
      <w:r w:rsidR="0061310F">
        <w:t>S</w:t>
      </w:r>
      <w:r w:rsidR="00F67C78">
        <w:t>can</w:t>
      </w:r>
      <w:r w:rsidR="0061310F">
        <w:t>S</w:t>
      </w:r>
      <w:r w:rsidR="00F67C78">
        <w:t>et</w:t>
      </w:r>
      <w:proofErr w:type="spellEnd"/>
      <w:r w:rsidR="00F67C78">
        <w:t>, one of which may be marked as “type=copol180”.  It uses this to perform the probe asymmetry correction and calculate the squint in the first pass.   The PHP software no longer must call the application twice.</w:t>
      </w:r>
    </w:p>
    <w:p w:rsidR="00F67C78" w:rsidRDefault="00F67C78" w:rsidP="00183FF9">
      <w:r>
        <w:t>The results below compare data sets where the two-pass method was used with 1.x and the one-pass method with 2.</w:t>
      </w:r>
      <w:ins w:id="585" w:author="Morgan McLeod" w:date="2016-03-04T11:57:00Z">
        <w:r w:rsidR="002B190B">
          <w:t>0.</w:t>
        </w:r>
      </w:ins>
      <w:r>
        <w:t>x.   The Band 1 and some of the Band 2 data sets do not include a “copol180” scan and so are not included in this section.</w:t>
      </w:r>
    </w:p>
    <w:p w:rsidR="0061310F" w:rsidRDefault="0061310F" w:rsidP="00183FF9">
      <w:r>
        <w:t>The phase center correction is represented by the following results:</w:t>
      </w:r>
    </w:p>
    <w:p w:rsidR="0061310F" w:rsidRDefault="0061310F" w:rsidP="0061310F">
      <w:pPr>
        <w:pStyle w:val="ListParagraph"/>
        <w:numPr>
          <w:ilvl w:val="0"/>
          <w:numId w:val="47"/>
        </w:numPr>
      </w:pPr>
      <w:proofErr w:type="spellStart"/>
      <w:proofErr w:type="gramStart"/>
      <w:r>
        <w:t>corrected_pol</w:t>
      </w:r>
      <w:proofErr w:type="spellEnd"/>
      <w:proofErr w:type="gramEnd"/>
      <w:r>
        <w:t xml:space="preserve"> indicates which polarization’s phase center was corrected.  If the “copol180” scan is pol0 then pol1 will be corrected, and vice-versa.</w:t>
      </w:r>
    </w:p>
    <w:p w:rsidR="0061310F" w:rsidRDefault="0061310F" w:rsidP="0061310F">
      <w:pPr>
        <w:pStyle w:val="ListParagraph"/>
        <w:numPr>
          <w:ilvl w:val="0"/>
          <w:numId w:val="47"/>
        </w:numPr>
      </w:pPr>
      <w:proofErr w:type="spellStart"/>
      <w:r>
        <w:t>x_corr</w:t>
      </w:r>
      <w:proofErr w:type="spellEnd"/>
      <w:r>
        <w:t xml:space="preserve">, </w:t>
      </w:r>
      <w:proofErr w:type="spellStart"/>
      <w:r>
        <w:t>y_corr</w:t>
      </w:r>
      <w:proofErr w:type="spellEnd"/>
      <w:r>
        <w:t xml:space="preserve"> are the amount of phase center correction in mm.</w:t>
      </w:r>
    </w:p>
    <w:p w:rsidR="0061310F" w:rsidRDefault="0061310F" w:rsidP="0061310F">
      <w:pPr>
        <w:pStyle w:val="ListParagraph"/>
        <w:numPr>
          <w:ilvl w:val="0"/>
          <w:numId w:val="47"/>
        </w:numPr>
      </w:pPr>
      <w:proofErr w:type="spellStart"/>
      <w:proofErr w:type="gramStart"/>
      <w:r>
        <w:t>dist_between_centers_mm</w:t>
      </w:r>
      <w:proofErr w:type="spellEnd"/>
      <w:proofErr w:type="gramEnd"/>
      <w:r>
        <w:t xml:space="preserve"> is the distance between the phase centers after correction.</w:t>
      </w:r>
    </w:p>
    <w:p w:rsidR="0061310F" w:rsidRDefault="0061310F" w:rsidP="0061310F">
      <w:pPr>
        <w:pStyle w:val="Heading3"/>
      </w:pPr>
      <w:bookmarkStart w:id="586" w:name="_Toc444856315"/>
      <w:r>
        <w:lastRenderedPageBreak/>
        <w:t>Band 2</w:t>
      </w:r>
      <w:bookmarkEnd w:id="586"/>
    </w:p>
    <w:p w:rsidR="0061310F" w:rsidRDefault="0061310F" w:rsidP="0061310F">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20</w:t>
      </w:r>
      <w:r w:rsidR="0030002F">
        <w:rPr>
          <w:noProof/>
        </w:rPr>
        <w:fldChar w:fldCharType="end"/>
      </w:r>
      <w:r>
        <w:t>: Band 2 Beam Squint and Phase Center Correction</w:t>
      </w:r>
    </w:p>
    <w:tbl>
      <w:tblPr>
        <w:tblW w:w="7046" w:type="dxa"/>
        <w:tblInd w:w="93" w:type="dxa"/>
        <w:tblLook w:val="04A0" w:firstRow="1" w:lastRow="0" w:firstColumn="1" w:lastColumn="0" w:noHBand="0" w:noVBand="1"/>
      </w:tblPr>
      <w:tblGrid>
        <w:gridCol w:w="2246"/>
        <w:gridCol w:w="936"/>
        <w:gridCol w:w="1464"/>
        <w:gridCol w:w="936"/>
        <w:gridCol w:w="1464"/>
      </w:tblGrid>
      <w:tr w:rsidR="0061310F" w:rsidRPr="0061310F" w:rsidTr="0061310F">
        <w:trPr>
          <w:trHeight w:val="300"/>
        </w:trPr>
        <w:tc>
          <w:tcPr>
            <w:tcW w:w="2246" w:type="dxa"/>
            <w:tcBorders>
              <w:top w:val="single" w:sz="4" w:space="0" w:color="auto"/>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 xml:space="preserve">Band2-TDH18144-RF88 </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 xml:space="preserve">Band2-TDH18147-RF88 </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SW Version</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1.3.5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2.0.0</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1.3.5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2.0.0</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Platform</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Linux</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Windows</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Linux</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Windows</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rFonts w:ascii="Calibri" w:hAnsi="Calibri"/>
                <w:color w:val="000000"/>
                <w:szCs w:val="22"/>
              </w:rPr>
            </w:pPr>
            <w:r w:rsidRPr="0061310F">
              <w:rPr>
                <w:rFonts w:ascii="Calibri" w:hAnsi="Calibri"/>
                <w:color w:val="000000"/>
                <w:szCs w:val="22"/>
              </w:rPr>
              <w:t> </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corrected_pol</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x_corr</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0.28</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0.289</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0.265</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y_corr</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0.41</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0.407</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0.44</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0.448</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dist_between_centers_mm</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0.463</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0.39</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0.416</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squint_percent</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1.44</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1.480</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1.23</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1.330</w:t>
            </w:r>
          </w:p>
        </w:tc>
      </w:tr>
      <w:tr w:rsidR="0061310F" w:rsidRPr="0061310F" w:rsidTr="0061310F">
        <w:trPr>
          <w:trHeight w:val="300"/>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squint_arcseconds</w:t>
            </w:r>
            <w:proofErr w:type="spellEnd"/>
          </w:p>
        </w:tc>
        <w:tc>
          <w:tcPr>
            <w:tcW w:w="936" w:type="dxa"/>
            <w:tcBorders>
              <w:top w:val="nil"/>
              <w:left w:val="nil"/>
              <w:bottom w:val="single" w:sz="4" w:space="0" w:color="auto"/>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0.97</w:t>
            </w:r>
          </w:p>
        </w:tc>
        <w:tc>
          <w:tcPr>
            <w:tcW w:w="1464" w:type="dxa"/>
            <w:tcBorders>
              <w:top w:val="nil"/>
              <w:left w:val="nil"/>
              <w:bottom w:val="single" w:sz="4" w:space="0" w:color="auto"/>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0.994</w:t>
            </w:r>
          </w:p>
        </w:tc>
        <w:tc>
          <w:tcPr>
            <w:tcW w:w="936" w:type="dxa"/>
            <w:tcBorders>
              <w:top w:val="nil"/>
              <w:left w:val="nil"/>
              <w:bottom w:val="single" w:sz="4" w:space="0" w:color="auto"/>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0.83</w:t>
            </w:r>
          </w:p>
        </w:tc>
        <w:tc>
          <w:tcPr>
            <w:tcW w:w="1464" w:type="dxa"/>
            <w:tcBorders>
              <w:top w:val="nil"/>
              <w:left w:val="nil"/>
              <w:bottom w:val="single" w:sz="4" w:space="0" w:color="auto"/>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0.894</w:t>
            </w:r>
          </w:p>
        </w:tc>
      </w:tr>
    </w:tbl>
    <w:p w:rsidR="0061310F" w:rsidRDefault="0061310F" w:rsidP="0061310F">
      <w:pPr>
        <w:pStyle w:val="Heading3"/>
      </w:pPr>
      <w:bookmarkStart w:id="587" w:name="_Toc444856316"/>
      <w:r>
        <w:t>Band 6</w:t>
      </w:r>
      <w:bookmarkEnd w:id="587"/>
    </w:p>
    <w:p w:rsidR="00371C3D" w:rsidRDefault="00371C3D" w:rsidP="00371C3D">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21</w:t>
      </w:r>
      <w:r w:rsidR="0030002F">
        <w:rPr>
          <w:noProof/>
        </w:rPr>
        <w:fldChar w:fldCharType="end"/>
      </w:r>
      <w:r>
        <w:t>: Band 6 Beam Squint and Phase Center Correction</w:t>
      </w:r>
    </w:p>
    <w:tbl>
      <w:tblPr>
        <w:tblW w:w="4646" w:type="dxa"/>
        <w:tblInd w:w="93" w:type="dxa"/>
        <w:tblLook w:val="04A0" w:firstRow="1" w:lastRow="0" w:firstColumn="1" w:lastColumn="0" w:noHBand="0" w:noVBand="1"/>
      </w:tblPr>
      <w:tblGrid>
        <w:gridCol w:w="2246"/>
        <w:gridCol w:w="936"/>
        <w:gridCol w:w="1464"/>
      </w:tblGrid>
      <w:tr w:rsidR="00371C3D" w:rsidRPr="00371C3D" w:rsidTr="00371C3D">
        <w:trPr>
          <w:trHeight w:val="300"/>
        </w:trPr>
        <w:tc>
          <w:tcPr>
            <w:tcW w:w="2246" w:type="dxa"/>
            <w:tcBorders>
              <w:top w:val="single" w:sz="4" w:space="0" w:color="auto"/>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Band6-TDH14050-RF243</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SW Version</w:t>
            </w:r>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1.3.6</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2.0.0</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Platform</w:t>
            </w:r>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Linux</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Windows</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 </w:t>
            </w:r>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 </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 </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corrected_pol</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x_corr</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0.02</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0.021</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y_corr</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-0.13</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-0.126</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dist_between_centers_mm</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0.23</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0.229</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squint_percent</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2.03</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2.010</w:t>
            </w:r>
          </w:p>
        </w:tc>
      </w:tr>
      <w:tr w:rsidR="00371C3D" w:rsidRPr="00371C3D" w:rsidTr="00371C3D">
        <w:trPr>
          <w:trHeight w:val="300"/>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squint_arcseconds</w:t>
            </w:r>
            <w:proofErr w:type="spellEnd"/>
          </w:p>
        </w:tc>
        <w:tc>
          <w:tcPr>
            <w:tcW w:w="936" w:type="dxa"/>
            <w:tcBorders>
              <w:top w:val="nil"/>
              <w:left w:val="nil"/>
              <w:bottom w:val="single" w:sz="4" w:space="0" w:color="auto"/>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0.49</w:t>
            </w:r>
          </w:p>
        </w:tc>
        <w:tc>
          <w:tcPr>
            <w:tcW w:w="1464" w:type="dxa"/>
            <w:tcBorders>
              <w:top w:val="nil"/>
              <w:left w:val="nil"/>
              <w:bottom w:val="single" w:sz="4" w:space="0" w:color="auto"/>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0.491</w:t>
            </w:r>
          </w:p>
        </w:tc>
      </w:tr>
    </w:tbl>
    <w:p w:rsidR="00F173B1" w:rsidRDefault="00F173B1" w:rsidP="00F173B1">
      <w:pPr>
        <w:pStyle w:val="Heading2"/>
        <w:numPr>
          <w:ilvl w:val="0"/>
          <w:numId w:val="0"/>
        </w:numPr>
        <w:ind w:left="720" w:hanging="720"/>
      </w:pPr>
    </w:p>
    <w:p w:rsidR="00AF66F1" w:rsidRDefault="001E2E3E" w:rsidP="00AF66F1">
      <w:pPr>
        <w:pStyle w:val="Heading2"/>
      </w:pPr>
      <w:bookmarkStart w:id="588" w:name="_Toc444856317"/>
      <w:r>
        <w:t xml:space="preserve">Amplitude and Phase </w:t>
      </w:r>
      <w:r w:rsidR="00AF66F1">
        <w:t>plots</w:t>
      </w:r>
      <w:bookmarkEnd w:id="588"/>
    </w:p>
    <w:p w:rsidR="00F36E78" w:rsidRPr="00AA492B" w:rsidRDefault="00F36E78" w:rsidP="00F36E78">
      <w:r>
        <w:t>Only one data set is shown per band.   Only Pol0 plots are shown.</w:t>
      </w:r>
    </w:p>
    <w:p w:rsidR="00AA492B" w:rsidRDefault="00AA492B" w:rsidP="00AA492B">
      <w:proofErr w:type="gramStart"/>
      <w:r>
        <w:t>1.x</w:t>
      </w:r>
      <w:proofErr w:type="gramEnd"/>
      <w:r>
        <w:t xml:space="preserve"> plots are on the left.   2.0</w:t>
      </w:r>
      <w:proofErr w:type="gramStart"/>
      <w:ins w:id="589" w:author="Morgan McLeod" w:date="2016-03-04T12:00:00Z">
        <w:r w:rsidR="002B190B">
          <w:t>.x</w:t>
        </w:r>
      </w:ins>
      <w:proofErr w:type="gramEnd"/>
      <w:r>
        <w:t xml:space="preserve"> plots on the right.</w:t>
      </w:r>
      <w:r w:rsidR="00F36E78">
        <w:t xml:space="preserve">  </w:t>
      </w:r>
    </w:p>
    <w:p w:rsidR="002C2339" w:rsidRPr="00AA492B" w:rsidRDefault="002C2339" w:rsidP="00AA492B">
      <w:r>
        <w:t>The 2.0</w:t>
      </w:r>
      <w:ins w:id="590" w:author="Morgan McLeod" w:date="2016-03-04T12:00:00Z">
        <w:r w:rsidR="002B190B">
          <w:t>.x</w:t>
        </w:r>
      </w:ins>
      <w:r>
        <w:t xml:space="preserve"> plots were made using </w:t>
      </w:r>
      <w:proofErr w:type="spellStart"/>
      <w:r>
        <w:t>Gnuplot</w:t>
      </w:r>
      <w:proofErr w:type="spellEnd"/>
      <w:r>
        <w:t xml:space="preserve"> 4.2.6 on Windows.   A newer version might be a bit better behaved about centering.   Clearly some improvement is still needed in spacing the axis markers.</w:t>
      </w:r>
    </w:p>
    <w:p w:rsidR="00AA492B" w:rsidRDefault="00F36E78" w:rsidP="00F36E78">
      <w:pPr>
        <w:pStyle w:val="Heading3"/>
      </w:pPr>
      <w:bookmarkStart w:id="591" w:name="_Toc444856318"/>
      <w:r>
        <w:lastRenderedPageBreak/>
        <w:t>Data</w:t>
      </w:r>
      <w:r w:rsidR="0084556E">
        <w:t xml:space="preserve"> </w:t>
      </w:r>
      <w:r>
        <w:t xml:space="preserve">set </w:t>
      </w:r>
      <w:r w:rsidRPr="00F36E78">
        <w:t>Band1-SN03-RF35</w:t>
      </w:r>
      <w:bookmarkEnd w:id="591"/>
    </w:p>
    <w:p w:rsidR="00F36E78" w:rsidRPr="00F36E78" w:rsidRDefault="00F36E78" w:rsidP="00F36E78">
      <w:pPr>
        <w:jc w:val="center"/>
      </w:pPr>
      <w:r>
        <w:rPr>
          <w:noProof/>
        </w:rPr>
        <w:drawing>
          <wp:inline distT="0" distB="0" distL="0" distR="0" wp14:anchorId="21F7C44D" wp14:editId="39328096">
            <wp:extent cx="2624328" cy="2441448"/>
            <wp:effectExtent l="0" t="0" r="5080" b="0"/>
            <wp:docPr id="5" name="Picture 5" descr="T:\validation2.0\RF35\report\band1_pol0_copol_35ghz_f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validation2.0\RF35\report\band1_pol0_copol_35ghz_ffamp_tilt0_scanset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4328" cy="2441448"/>
                    </a:xfrm>
                    <a:prstGeom prst="rect">
                      <a:avLst/>
                    </a:prstGeom>
                    <a:noFill/>
                    <a:ln>
                      <a:noFill/>
                    </a:ln>
                  </pic:spPr>
                </pic:pic>
              </a:graphicData>
            </a:graphic>
          </wp:inline>
        </w:drawing>
      </w:r>
      <w:r>
        <w:rPr>
          <w:noProof/>
        </w:rPr>
        <w:drawing>
          <wp:inline distT="0" distB="0" distL="0" distR="0" wp14:anchorId="617BC053" wp14:editId="638E1514">
            <wp:extent cx="2889504" cy="2670048"/>
            <wp:effectExtent l="0" t="0" r="6350" b="0"/>
            <wp:docPr id="6" name="Picture 6" descr="T:\validation2.0\RF35\output2\band1_pol0_copol_35GHz_f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validation2.0\RF35\output2\band1_pol0_copol_35GHz_ffamp_tilt0_scanset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5CCB93CE" wp14:editId="08F22320">
            <wp:extent cx="2688336" cy="2432304"/>
            <wp:effectExtent l="0" t="0" r="0" b="6350"/>
            <wp:docPr id="7" name="Picture 7" descr="T:\validation2.0\RF35\report\band1_pol0_copol_35ghz_f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validation2.0\RF35\report\band1_pol0_copol_35ghz_ffphase_tilt0_scanse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336" cy="2432304"/>
                    </a:xfrm>
                    <a:prstGeom prst="rect">
                      <a:avLst/>
                    </a:prstGeom>
                    <a:noFill/>
                    <a:ln>
                      <a:noFill/>
                    </a:ln>
                  </pic:spPr>
                </pic:pic>
              </a:graphicData>
            </a:graphic>
          </wp:inline>
        </w:drawing>
      </w:r>
      <w:r>
        <w:rPr>
          <w:noProof/>
        </w:rPr>
        <w:drawing>
          <wp:inline distT="0" distB="0" distL="0" distR="0" wp14:anchorId="4C3A3B92" wp14:editId="710C2BAC">
            <wp:extent cx="2962656" cy="2670048"/>
            <wp:effectExtent l="0" t="0" r="0" b="0"/>
            <wp:docPr id="8" name="Picture 8" descr="T:\validation2.0\RF35\output2\band1_pol0_copol_35GHz_f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validation2.0\RF35\output2\band1_pol0_copol_35GHz_ffphase_tilt0_scanset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656" cy="2670048"/>
                    </a:xfrm>
                    <a:prstGeom prst="rect">
                      <a:avLst/>
                    </a:prstGeom>
                    <a:noFill/>
                    <a:ln>
                      <a:noFill/>
                    </a:ln>
                  </pic:spPr>
                </pic:pic>
              </a:graphicData>
            </a:graphic>
          </wp:inline>
        </w:drawing>
      </w:r>
      <w:r>
        <w:rPr>
          <w:noProof/>
        </w:rPr>
        <w:drawing>
          <wp:inline distT="0" distB="0" distL="0" distR="0" wp14:anchorId="7AF46B4E" wp14:editId="0DC578EA">
            <wp:extent cx="2761488" cy="2441448"/>
            <wp:effectExtent l="0" t="0" r="1270" b="0"/>
            <wp:docPr id="9" name="Picture 9" descr="T:\validation2.0\RF35\report\band1_pol0_copol_35ghz_n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validation2.0\RF35\report\band1_pol0_copol_35ghz_nfamp_tilt0_scanse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1488" cy="2441448"/>
                    </a:xfrm>
                    <a:prstGeom prst="rect">
                      <a:avLst/>
                    </a:prstGeom>
                    <a:noFill/>
                    <a:ln>
                      <a:noFill/>
                    </a:ln>
                  </pic:spPr>
                </pic:pic>
              </a:graphicData>
            </a:graphic>
          </wp:inline>
        </w:drawing>
      </w:r>
      <w:r>
        <w:rPr>
          <w:noProof/>
        </w:rPr>
        <w:drawing>
          <wp:inline distT="0" distB="0" distL="0" distR="0" wp14:anchorId="6BBC59EF" wp14:editId="33D3171E">
            <wp:extent cx="2889504" cy="2660904"/>
            <wp:effectExtent l="0" t="0" r="6350" b="6350"/>
            <wp:docPr id="10" name="Picture 10" descr="T:\validation2.0\RF35\output2\band1_pol0_copol_35GHz_n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validation2.0\RF35\output2\band1_pol0_copol_35GHz_nfamp_tilt0_scanset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9504" cy="2660904"/>
                    </a:xfrm>
                    <a:prstGeom prst="rect">
                      <a:avLst/>
                    </a:prstGeom>
                    <a:noFill/>
                    <a:ln>
                      <a:noFill/>
                    </a:ln>
                  </pic:spPr>
                </pic:pic>
              </a:graphicData>
            </a:graphic>
          </wp:inline>
        </w:drawing>
      </w:r>
      <w:r>
        <w:rPr>
          <w:noProof/>
        </w:rPr>
        <w:lastRenderedPageBreak/>
        <w:drawing>
          <wp:inline distT="0" distB="0" distL="0" distR="0" wp14:anchorId="442AA5F3" wp14:editId="332D4321">
            <wp:extent cx="2816352" cy="2441448"/>
            <wp:effectExtent l="0" t="0" r="3175" b="0"/>
            <wp:docPr id="11" name="Picture 11" descr="T:\validation2.0\RF35\report\band1_pol0_copol_35ghz_n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validation2.0\RF35\report\band1_pol0_copol_35ghz_nfphase_tilt0_scanset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352" cy="2441448"/>
                    </a:xfrm>
                    <a:prstGeom prst="rect">
                      <a:avLst/>
                    </a:prstGeom>
                    <a:noFill/>
                    <a:ln>
                      <a:noFill/>
                    </a:ln>
                  </pic:spPr>
                </pic:pic>
              </a:graphicData>
            </a:graphic>
          </wp:inline>
        </w:drawing>
      </w:r>
      <w:r>
        <w:rPr>
          <w:noProof/>
        </w:rPr>
        <w:drawing>
          <wp:inline distT="0" distB="0" distL="0" distR="0" wp14:anchorId="6A751962" wp14:editId="295BC0FC">
            <wp:extent cx="2953512" cy="2670048"/>
            <wp:effectExtent l="0" t="0" r="0" b="0"/>
            <wp:docPr id="21" name="Picture 21" descr="T:\validation2.0\RF35\output2\band1_pol0_copol_35GHz_n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validation2.0\RF35\output2\band1_pol0_copol_35GHz_nfphase_tilt0_scanset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40074B1B" wp14:editId="72D91030">
            <wp:extent cx="2633472" cy="2441448"/>
            <wp:effectExtent l="0" t="0" r="0" b="0"/>
            <wp:docPr id="13" name="Picture 13" descr="T:\validation2.0\RF35\report\band1_pol0_xpol_35ghz_f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validation2.0\RF35\report\band1_pol0_xpol_35ghz_ffamp_tilt0_scanset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3472" cy="2441448"/>
                    </a:xfrm>
                    <a:prstGeom prst="rect">
                      <a:avLst/>
                    </a:prstGeom>
                    <a:noFill/>
                    <a:ln>
                      <a:noFill/>
                    </a:ln>
                  </pic:spPr>
                </pic:pic>
              </a:graphicData>
            </a:graphic>
          </wp:inline>
        </w:drawing>
      </w:r>
      <w:r>
        <w:rPr>
          <w:noProof/>
        </w:rPr>
        <w:drawing>
          <wp:inline distT="0" distB="0" distL="0" distR="0" wp14:anchorId="0C4F0949" wp14:editId="4F23F522">
            <wp:extent cx="2889504" cy="2670048"/>
            <wp:effectExtent l="0" t="0" r="6350" b="0"/>
            <wp:docPr id="14" name="Picture 14" descr="T:\validation2.0\RF35\output2\band1_pol0_xpol_35GHz_f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validation2.0\RF35\output2\band1_pol0_xpol_35GHz_ffamp_tilt0_scanset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317FFB5C" wp14:editId="15DAC261">
            <wp:extent cx="2697480" cy="2441448"/>
            <wp:effectExtent l="0" t="0" r="7620" b="0"/>
            <wp:docPr id="15" name="Picture 15" descr="T:\validation2.0\RF35\report\band1_pol0_xpol_35ghz_f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validation2.0\RF35\report\band1_pol0_xpol_35ghz_ffphase_tilt0_scanse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7480" cy="2441448"/>
                    </a:xfrm>
                    <a:prstGeom prst="rect">
                      <a:avLst/>
                    </a:prstGeom>
                    <a:noFill/>
                    <a:ln>
                      <a:noFill/>
                    </a:ln>
                  </pic:spPr>
                </pic:pic>
              </a:graphicData>
            </a:graphic>
          </wp:inline>
        </w:drawing>
      </w:r>
      <w:r>
        <w:rPr>
          <w:noProof/>
        </w:rPr>
        <w:drawing>
          <wp:inline distT="0" distB="0" distL="0" distR="0" wp14:anchorId="045FC16F" wp14:editId="688C69A8">
            <wp:extent cx="2953512" cy="2670048"/>
            <wp:effectExtent l="0" t="0" r="0" b="0"/>
            <wp:docPr id="16" name="Picture 16" descr="T:\validation2.0\RF35\output2\band1_pol0_xpol_35GHz_f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validation2.0\RF35\output2\band1_pol0_xpol_35GHz_ffphase_tilt0_scanset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lastRenderedPageBreak/>
        <w:drawing>
          <wp:inline distT="0" distB="0" distL="0" distR="0" wp14:anchorId="6DBE43EB" wp14:editId="3740922C">
            <wp:extent cx="2816352" cy="2441448"/>
            <wp:effectExtent l="0" t="0" r="3175" b="0"/>
            <wp:docPr id="17" name="Picture 17" descr="T:\validation2.0\RF35\report\band1_pol0_xpol_35ghz_n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validation2.0\RF35\report\band1_pol0_xpol_35ghz_nfamp_tilt0_scanse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6352" cy="2441448"/>
                    </a:xfrm>
                    <a:prstGeom prst="rect">
                      <a:avLst/>
                    </a:prstGeom>
                    <a:noFill/>
                    <a:ln>
                      <a:noFill/>
                    </a:ln>
                  </pic:spPr>
                </pic:pic>
              </a:graphicData>
            </a:graphic>
          </wp:inline>
        </w:drawing>
      </w:r>
      <w:r>
        <w:rPr>
          <w:noProof/>
        </w:rPr>
        <w:drawing>
          <wp:inline distT="0" distB="0" distL="0" distR="0" wp14:anchorId="433468F1" wp14:editId="4CAABFEA">
            <wp:extent cx="2889504" cy="2670048"/>
            <wp:effectExtent l="0" t="0" r="6350" b="0"/>
            <wp:docPr id="18" name="Picture 18" descr="T:\validation2.0\RF35\output2\band1_pol0_xpol_35GHz_n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validation2.0\RF35\output2\band1_pol0_xpol_35GHz_nfamp_tilt0_scanset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4D915018" wp14:editId="5ABA8B9F">
            <wp:extent cx="2816352" cy="2441448"/>
            <wp:effectExtent l="0" t="0" r="3175" b="0"/>
            <wp:docPr id="19" name="Picture 19" descr="T:\validation2.0\RF35\report\band1_pol0_xpol_35ghz_n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validation2.0\RF35\report\band1_pol0_xpol_35ghz_nfphase_tilt0_scanset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6352" cy="2441448"/>
                    </a:xfrm>
                    <a:prstGeom prst="rect">
                      <a:avLst/>
                    </a:prstGeom>
                    <a:noFill/>
                    <a:ln>
                      <a:noFill/>
                    </a:ln>
                  </pic:spPr>
                </pic:pic>
              </a:graphicData>
            </a:graphic>
          </wp:inline>
        </w:drawing>
      </w:r>
      <w:r>
        <w:rPr>
          <w:noProof/>
        </w:rPr>
        <w:drawing>
          <wp:inline distT="0" distB="0" distL="0" distR="0" wp14:anchorId="418B49F9" wp14:editId="17A1AEED">
            <wp:extent cx="2953512" cy="2670048"/>
            <wp:effectExtent l="0" t="0" r="0" b="0"/>
            <wp:docPr id="20" name="Picture 20" descr="T:\validation2.0\RF35\output2\band1_pol0_xpol_35GHz_n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validation2.0\RF35\output2\band1_pol0_xpol_35GHz_nfphase_tilt0_scanset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p>
    <w:p w:rsidR="00F36E78" w:rsidRDefault="001E2E3E" w:rsidP="001E2E3E">
      <w:pPr>
        <w:pStyle w:val="Heading3"/>
      </w:pPr>
      <w:bookmarkStart w:id="592" w:name="_Toc444856319"/>
      <w:r>
        <w:lastRenderedPageBreak/>
        <w:t>Data</w:t>
      </w:r>
      <w:r w:rsidR="0084556E">
        <w:t xml:space="preserve"> </w:t>
      </w:r>
      <w:r>
        <w:t xml:space="preserve">set </w:t>
      </w:r>
      <w:r w:rsidRPr="001E2E3E">
        <w:t>Band2-TDH18144-RF88</w:t>
      </w:r>
      <w:bookmarkEnd w:id="592"/>
    </w:p>
    <w:p w:rsidR="001E2E3E" w:rsidRPr="001E2E3E" w:rsidRDefault="001E2E3E" w:rsidP="001E2E3E">
      <w:r>
        <w:rPr>
          <w:noProof/>
        </w:rPr>
        <w:drawing>
          <wp:inline distT="0" distB="0" distL="0" distR="0" wp14:anchorId="0737CAE7" wp14:editId="026FBFD6">
            <wp:extent cx="2935224" cy="2587752"/>
            <wp:effectExtent l="0" t="0" r="0" b="3175"/>
            <wp:docPr id="22" name="Picture 22" descr="T:\validation2.0\fecfg1076\ssid2088\output\band2_pol0_copol_88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validation2.0\fecfg1076\ssid2088\output\band2_pol0_copol_88ghz_ffamp_tilt45_scanse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141F25E6" wp14:editId="09FDA208">
            <wp:extent cx="2889504" cy="2670048"/>
            <wp:effectExtent l="0" t="0" r="6350" b="0"/>
            <wp:docPr id="23" name="Picture 23" descr="T:\validation2.0\fecfg1076\ssid2088\output2\band2_pol0_copol_88GHz_f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validation2.0\fecfg1076\ssid2088\output2\band2_pol0_copol_88GHz_ffamp_tilt45_scanset208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623DBD3C" wp14:editId="759186B4">
            <wp:extent cx="2971800" cy="2587752"/>
            <wp:effectExtent l="0" t="0" r="0" b="3175"/>
            <wp:docPr id="24" name="Picture 24" descr="T:\validation2.0\fecfg1076\ssid2088\output\band2_pol0_copol_88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validation2.0\fecfg1076\ssid2088\output\band2_pol0_copol_88ghz_ffphase_tilt45_scanset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6AE99469" wp14:editId="1DEF6513">
            <wp:extent cx="2953512" cy="2670048"/>
            <wp:effectExtent l="0" t="0" r="0" b="0"/>
            <wp:docPr id="25" name="Picture 25" descr="T:\validation2.0\fecfg1076\ssid2088\output2\band2_pol0_copol_88GHz_f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validation2.0\fecfg1076\ssid2088\output2\band2_pol0_copol_88GHz_ffphase_tilt45_scanset208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04055728" wp14:editId="5BED576C">
            <wp:extent cx="2935224" cy="2587752"/>
            <wp:effectExtent l="0" t="0" r="0" b="3175"/>
            <wp:docPr id="26" name="Picture 26" descr="T:\validation2.0\fecfg1076\ssid2088\output\band2_pol0_copol_88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validation2.0\fecfg1076\ssid2088\output\band2_pol0_copol_88ghz_nfamp_tilt45_scanse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3B3FA56C" wp14:editId="13B9FC40">
            <wp:extent cx="2889504" cy="2670048"/>
            <wp:effectExtent l="0" t="0" r="6350" b="0"/>
            <wp:docPr id="27" name="Picture 27" descr="T:\validation2.0\fecfg1076\ssid2088\output2\band2_pol0_copol_88GHz_n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validation2.0\fecfg1076\ssid2088\output2\band2_pol0_copol_88GHz_nfamp_tilt45_scanset2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lastRenderedPageBreak/>
        <w:drawing>
          <wp:inline distT="0" distB="0" distL="0" distR="0" wp14:anchorId="610ED8D2" wp14:editId="11A0EBA0">
            <wp:extent cx="2971800" cy="2587752"/>
            <wp:effectExtent l="0" t="0" r="0" b="3175"/>
            <wp:docPr id="28" name="Picture 28" descr="T:\validation2.0\fecfg1076\ssid2088\output\band2_pol0_copol_88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validation2.0\fecfg1076\ssid2088\output\band2_pol0_copol_88ghz_nfphase_tilt45_scanset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657C0BD9" wp14:editId="62DF82E9">
            <wp:extent cx="2953512" cy="2670048"/>
            <wp:effectExtent l="0" t="0" r="0" b="0"/>
            <wp:docPr id="29" name="Picture 29" descr="T:\validation2.0\fecfg1076\ssid2088\output2\band2_pol0_copol_88GHz_n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validation2.0\fecfg1076\ssid2088\output2\band2_pol0_copol_88GHz_nfphase_tilt45_scanset208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33AE00E2" wp14:editId="3564A895">
            <wp:extent cx="2935224" cy="2587752"/>
            <wp:effectExtent l="0" t="0" r="0" b="3175"/>
            <wp:docPr id="30" name="Picture 30" descr="T:\validation2.0\fecfg1076\ssid2088\output\band2_pol0_xpol_88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validation2.0\fecfg1076\ssid2088\output\band2_pol0_xpol_88ghz_ffamp_tilt45_scanset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71A424BB" wp14:editId="41221A83">
            <wp:extent cx="2889504" cy="2670048"/>
            <wp:effectExtent l="0" t="0" r="6350" b="0"/>
            <wp:docPr id="31" name="Picture 31" descr="T:\validation2.0\fecfg1076\ssid2088\output2\band2_pol0_xpol_88GHz_f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validation2.0\fecfg1076\ssid2088\output2\band2_pol0_xpol_88GHz_ffamp_tilt45_scanset208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545FE1BD" wp14:editId="7D63FACE">
            <wp:extent cx="2971800" cy="2587752"/>
            <wp:effectExtent l="0" t="0" r="0" b="3175"/>
            <wp:docPr id="32" name="Picture 32" descr="T:\validation2.0\fecfg1076\ssid2088\output\band2_pol0_xpol_88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validation2.0\fecfg1076\ssid2088\output\band2_pol0_xpol_88ghz_ffphase_tilt45_scanset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7F99A74B" wp14:editId="44B3EF31">
            <wp:extent cx="2953512" cy="2670048"/>
            <wp:effectExtent l="0" t="0" r="0" b="0"/>
            <wp:docPr id="33" name="Picture 33" descr="T:\validation2.0\fecfg1076\ssid2088\output2\band2_pol0_xpol_88GHz_f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validation2.0\fecfg1076\ssid2088\output2\band2_pol0_xpol_88GHz_ffphase_tilt45_scanset208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lastRenderedPageBreak/>
        <w:drawing>
          <wp:inline distT="0" distB="0" distL="0" distR="0" wp14:anchorId="45EC09E2" wp14:editId="0B441033">
            <wp:extent cx="2935224" cy="2587752"/>
            <wp:effectExtent l="0" t="0" r="0" b="3175"/>
            <wp:docPr id="34" name="Picture 34" descr="T:\validation2.0\fecfg1076\ssid2088\output\band2_pol0_xpol_88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validation2.0\fecfg1076\ssid2088\output\band2_pol0_xpol_88ghz_nfamp_tilt45_scanset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4D2E39FC" wp14:editId="01736100">
            <wp:extent cx="2889504" cy="2670048"/>
            <wp:effectExtent l="0" t="0" r="6350" b="0"/>
            <wp:docPr id="35" name="Picture 35" descr="T:\validation2.0\fecfg1076\ssid2088\output2\band2_pol0_xpol_88GHz_n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validation2.0\fecfg1076\ssid2088\output2\band2_pol0_xpol_88GHz_nfamp_tilt45_scanset20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425CF86B" wp14:editId="03B2FC4A">
            <wp:extent cx="2971800" cy="2587752"/>
            <wp:effectExtent l="0" t="0" r="0" b="3175"/>
            <wp:docPr id="36" name="Picture 36" descr="T:\validation2.0\fecfg1076\ssid2088\output\band2_pol0_xpol_88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validation2.0\fecfg1076\ssid2088\output\band2_pol0_xpol_88ghz_nfphase_tilt45_scanset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0485528B" wp14:editId="09BC3FB1">
            <wp:extent cx="2953512" cy="2670048"/>
            <wp:effectExtent l="0" t="0" r="0" b="0"/>
            <wp:docPr id="37" name="Picture 37" descr="T:\validation2.0\fecfg1076\ssid2088\output2\band2_pol0_xpol_88GHz_n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validation2.0\fecfg1076\ssid2088\output2\band2_pol0_xpol_88GHz_nfphase_tilt45_scanset208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p>
    <w:p w:rsidR="00F36E78" w:rsidRDefault="001E2E3E" w:rsidP="001E2E3E">
      <w:pPr>
        <w:pStyle w:val="Heading3"/>
      </w:pPr>
      <w:bookmarkStart w:id="593" w:name="_Toc444856320"/>
      <w:r>
        <w:lastRenderedPageBreak/>
        <w:t>Data</w:t>
      </w:r>
      <w:r w:rsidR="0084556E">
        <w:t xml:space="preserve"> </w:t>
      </w:r>
      <w:r>
        <w:t xml:space="preserve">set </w:t>
      </w:r>
      <w:r w:rsidRPr="001E2E3E">
        <w:t>Band6-TDH14050-RF243</w:t>
      </w:r>
      <w:bookmarkEnd w:id="593"/>
    </w:p>
    <w:p w:rsidR="001E2E3E" w:rsidRPr="001E2E3E" w:rsidRDefault="001E2E3E" w:rsidP="001E2E3E">
      <w:r>
        <w:rPr>
          <w:noProof/>
        </w:rPr>
        <w:drawing>
          <wp:inline distT="0" distB="0" distL="0" distR="0" wp14:anchorId="0F99E782" wp14:editId="1E53223F">
            <wp:extent cx="2935224" cy="2587752"/>
            <wp:effectExtent l="0" t="0" r="0" b="3175"/>
            <wp:docPr id="39" name="Picture 39" descr="T:\validation2.0\fecfg866\ssid1647\output\band6_pol0_copol_243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validation2.0\fecfg866\ssid1647\output\band6_pol0_copol_243ghz_ffamp_tilt45_scanset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76559151" wp14:editId="4BB4C6BD">
            <wp:extent cx="2889504" cy="2670048"/>
            <wp:effectExtent l="0" t="0" r="6350" b="0"/>
            <wp:docPr id="40" name="Picture 40" descr="T:\validation2.0\fecfg866\ssid1647\output2\band6_pol0_copol_243GHz_f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validation2.0\fecfg866\ssid1647\output2\band6_pol0_copol_243GHz_ffamp_tilt45_scanset164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7139134E" wp14:editId="35A67E97">
            <wp:extent cx="2971800" cy="2587752"/>
            <wp:effectExtent l="0" t="0" r="0" b="3175"/>
            <wp:docPr id="41" name="Picture 41" descr="T:\validation2.0\fecfg866\ssid1647\output\band6_pol0_copol_243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validation2.0\fecfg866\ssid1647\output\band6_pol0_copol_243ghz_ffphase_tilt45_scanset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4F5325DF" wp14:editId="43E0ACA2">
            <wp:extent cx="2953512" cy="2670048"/>
            <wp:effectExtent l="0" t="0" r="0" b="0"/>
            <wp:docPr id="42" name="Picture 42" descr="T:\validation2.0\fecfg866\ssid1647\output2\band6_pol0_copol_243GHz_f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validation2.0\fecfg866\ssid1647\output2\band6_pol0_copol_243GHz_ffphase_tilt45_scanset164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1D4BADC7" wp14:editId="7B56667C">
            <wp:extent cx="2935224" cy="2587752"/>
            <wp:effectExtent l="0" t="0" r="0" b="3175"/>
            <wp:docPr id="43" name="Picture 43" descr="T:\validation2.0\fecfg866\ssid1647\output\band6_pol0_copol_243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validation2.0\fecfg866\ssid1647\output\band6_pol0_copol_243ghz_nfamp_tilt45_scanset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3CA68FEB" wp14:editId="5CEC015D">
            <wp:extent cx="2889504" cy="2670048"/>
            <wp:effectExtent l="0" t="0" r="6350" b="0"/>
            <wp:docPr id="44" name="Picture 44" descr="T:\validation2.0\fecfg866\ssid1647\output2\band6_pol0_copol_243GHz_n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validation2.0\fecfg866\ssid1647\output2\band6_pol0_copol_243GHz_nfamp_tilt45_scanset164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lastRenderedPageBreak/>
        <w:drawing>
          <wp:inline distT="0" distB="0" distL="0" distR="0" wp14:anchorId="64FD2234" wp14:editId="5E16016D">
            <wp:extent cx="2971800" cy="2587752"/>
            <wp:effectExtent l="0" t="0" r="0" b="3175"/>
            <wp:docPr id="45" name="Picture 45" descr="T:\validation2.0\fecfg866\ssid1647\output\band6_pol0_copol_243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validation2.0\fecfg866\ssid1647\output\band6_pol0_copol_243ghz_nfphase_tilt45_scanset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0D4198F4" wp14:editId="289580C4">
            <wp:extent cx="2953512" cy="2670048"/>
            <wp:effectExtent l="0" t="0" r="0" b="0"/>
            <wp:docPr id="46" name="Picture 46" descr="T:\validation2.0\fecfg866\ssid1647\output2\band6_pol0_copol_243GHz_n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validation2.0\fecfg866\ssid1647\output2\band6_pol0_copol_243GHz_nfphase_tilt45_scanset164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0A79948E" wp14:editId="7544CBA6">
            <wp:extent cx="2935224" cy="2587752"/>
            <wp:effectExtent l="0" t="0" r="0" b="3175"/>
            <wp:docPr id="47" name="Picture 47" descr="T:\validation2.0\fecfg866\ssid1647\output\band6_pol0_xpol_243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validation2.0\fecfg866\ssid1647\output\band6_pol0_xpol_243ghz_ffamp_tilt45_scanset_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6B4584C1" wp14:editId="6502DE11">
            <wp:extent cx="2889504" cy="2670048"/>
            <wp:effectExtent l="0" t="0" r="6350" b="0"/>
            <wp:docPr id="48" name="Picture 48" descr="T:\validation2.0\fecfg866\ssid1647\output2\band6_pol0_xpol_243GHz_f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validation2.0\fecfg866\ssid1647\output2\band6_pol0_xpol_243GHz_ffamp_tilt45_scanset164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3A0E190E" wp14:editId="49E3F09F">
            <wp:extent cx="2971800" cy="2587752"/>
            <wp:effectExtent l="0" t="0" r="0" b="3175"/>
            <wp:docPr id="49" name="Picture 49" descr="T:\validation2.0\fecfg866\ssid1647\output\band6_pol0_xpol_243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validation2.0\fecfg866\ssid1647\output\band6_pol0_xpol_243ghz_ffphase_tilt45_scanset_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4892E8FD" wp14:editId="47011AF6">
            <wp:extent cx="2953512" cy="2670048"/>
            <wp:effectExtent l="0" t="0" r="0" b="0"/>
            <wp:docPr id="50" name="Picture 50" descr="T:\validation2.0\fecfg866\ssid1647\output2\band6_pol0_xpol_243GHz_f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validation2.0\fecfg866\ssid1647\output2\band6_pol0_xpol_243GHz_ffphase_tilt45_scanset164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lastRenderedPageBreak/>
        <w:drawing>
          <wp:inline distT="0" distB="0" distL="0" distR="0" wp14:anchorId="10741C2C" wp14:editId="51697E6D">
            <wp:extent cx="2935224" cy="2587752"/>
            <wp:effectExtent l="0" t="0" r="0" b="3175"/>
            <wp:docPr id="51" name="Picture 51" descr="T:\validation2.0\fecfg866\ssid1647\output\band6_pol0_xpol_243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validation2.0\fecfg866\ssid1647\output\band6_pol0_xpol_243ghz_nfamp_tilt45_scanset_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57240F83" wp14:editId="1D73EE5B">
            <wp:extent cx="2889504" cy="2670048"/>
            <wp:effectExtent l="0" t="0" r="6350" b="0"/>
            <wp:docPr id="52" name="Picture 52" descr="T:\validation2.0\fecfg866\ssid1647\output2\band6_pol0_xpol_243GHz_n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validation2.0\fecfg866\ssid1647\output2\band6_pol0_xpol_243GHz_nfamp_tilt45_scanset164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038BE3C4" wp14:editId="28AD8D5A">
            <wp:extent cx="2971800" cy="2587752"/>
            <wp:effectExtent l="0" t="0" r="0" b="3175"/>
            <wp:docPr id="53" name="Picture 53" descr="T:\validation2.0\fecfg866\ssid1647\output\band6_pol0_xpol_243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validation2.0\fecfg866\ssid1647\output\band6_pol0_xpol_243ghz_nfphase_tilt45_scanset_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2514838C" wp14:editId="1F076123">
            <wp:extent cx="2953512" cy="2670048"/>
            <wp:effectExtent l="0" t="0" r="0" b="0"/>
            <wp:docPr id="54" name="Picture 54" descr="T:\validation2.0\fecfg866\ssid1647\output2\band6_pol0_xpol_243GHz_n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validation2.0\fecfg866\ssid1647\output2\band6_pol0_xpol_243GHz_nfphase_tilt45_scanset164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p>
    <w:p w:rsidR="00AF66F1" w:rsidRDefault="00AF66F1" w:rsidP="00AF66F1">
      <w:pPr>
        <w:pStyle w:val="Heading2"/>
      </w:pPr>
      <w:bookmarkStart w:id="594" w:name="_Toc444856321"/>
      <w:r>
        <w:t>Pointing angle plots</w:t>
      </w:r>
      <w:bookmarkEnd w:id="594"/>
    </w:p>
    <w:p w:rsidR="0003107A" w:rsidRPr="0003107A" w:rsidRDefault="0003107A" w:rsidP="0003107A">
      <w:r>
        <w:t>The 1.x pointing angle plots are above.   The 2.0</w:t>
      </w:r>
      <w:ins w:id="595" w:author="Morgan McLeod" w:date="2016-03-04T12:00:00Z">
        <w:r w:rsidR="002B190B">
          <w:t>.x</w:t>
        </w:r>
      </w:ins>
      <w:r>
        <w:t xml:space="preserve"> plots are below.</w:t>
      </w:r>
    </w:p>
    <w:p w:rsidR="0003107A" w:rsidRDefault="0003107A" w:rsidP="0003107A">
      <w:pPr>
        <w:pStyle w:val="Heading3"/>
      </w:pPr>
      <w:bookmarkStart w:id="596" w:name="_Ref440375901"/>
      <w:bookmarkStart w:id="597" w:name="_Toc444856322"/>
      <w:r>
        <w:lastRenderedPageBreak/>
        <w:t>Data</w:t>
      </w:r>
      <w:r w:rsidR="0084556E">
        <w:t xml:space="preserve"> </w:t>
      </w:r>
      <w:r>
        <w:t xml:space="preserve">set </w:t>
      </w:r>
      <w:r w:rsidRPr="00F36E78">
        <w:t>Band1-SN03-RF35</w:t>
      </w:r>
      <w:bookmarkEnd w:id="597"/>
    </w:p>
    <w:p w:rsidR="0003107A" w:rsidRDefault="0003107A" w:rsidP="0003107A">
      <w:r>
        <w:rPr>
          <w:noProof/>
        </w:rPr>
        <w:drawing>
          <wp:inline distT="0" distB="0" distL="0" distR="0" wp14:anchorId="792635EE" wp14:editId="49EFF0D5">
            <wp:extent cx="4736592" cy="3136392"/>
            <wp:effectExtent l="0" t="0" r="6985" b="6985"/>
            <wp:docPr id="55" name="Picture 55" descr="T:\validation2.0\RF35\report\band1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validation2.0\RF35\report\band1_pointingangle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6592" cy="3136392"/>
                    </a:xfrm>
                    <a:prstGeom prst="rect">
                      <a:avLst/>
                    </a:prstGeom>
                    <a:noFill/>
                    <a:ln>
                      <a:noFill/>
                    </a:ln>
                  </pic:spPr>
                </pic:pic>
              </a:graphicData>
            </a:graphic>
          </wp:inline>
        </w:drawing>
      </w:r>
    </w:p>
    <w:p w:rsidR="0003107A" w:rsidRDefault="0003107A" w:rsidP="0003107A"/>
    <w:p w:rsidR="0003107A" w:rsidRPr="0003107A" w:rsidRDefault="0003107A" w:rsidP="0003107A">
      <w:r>
        <w:rPr>
          <w:noProof/>
        </w:rPr>
        <w:drawing>
          <wp:inline distT="0" distB="0" distL="0" distR="0" wp14:anchorId="14F70182" wp14:editId="6301A1CE">
            <wp:extent cx="4791456" cy="3410712"/>
            <wp:effectExtent l="0" t="0" r="9525" b="0"/>
            <wp:docPr id="56" name="Picture 56" descr="T:\validation2.0\RF35\output2\band1_scanset0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validation2.0\RF35\output2\band1_scanset0_pointingangl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456" cy="3410712"/>
                    </a:xfrm>
                    <a:prstGeom prst="rect">
                      <a:avLst/>
                    </a:prstGeom>
                    <a:noFill/>
                    <a:ln>
                      <a:noFill/>
                    </a:ln>
                  </pic:spPr>
                </pic:pic>
              </a:graphicData>
            </a:graphic>
          </wp:inline>
        </w:drawing>
      </w:r>
    </w:p>
    <w:p w:rsidR="0003107A" w:rsidRDefault="0003107A" w:rsidP="0003107A">
      <w:pPr>
        <w:pStyle w:val="Heading3"/>
      </w:pPr>
      <w:bookmarkStart w:id="598" w:name="_Toc444856323"/>
      <w:r>
        <w:lastRenderedPageBreak/>
        <w:t>Data</w:t>
      </w:r>
      <w:r w:rsidR="0084556E">
        <w:t xml:space="preserve"> </w:t>
      </w:r>
      <w:r>
        <w:t xml:space="preserve">set </w:t>
      </w:r>
      <w:r w:rsidRPr="001E2E3E">
        <w:t>Band2-TDH18144-RF88</w:t>
      </w:r>
      <w:bookmarkEnd w:id="598"/>
    </w:p>
    <w:p w:rsidR="0003107A" w:rsidRDefault="0003107A" w:rsidP="0003107A">
      <w:r>
        <w:rPr>
          <w:noProof/>
        </w:rPr>
        <w:drawing>
          <wp:inline distT="0" distB="0" distL="0" distR="0" wp14:anchorId="50A943E9" wp14:editId="089F26F4">
            <wp:extent cx="4736592" cy="3557016"/>
            <wp:effectExtent l="0" t="0" r="6985" b="5715"/>
            <wp:docPr id="57" name="Picture 57" descr="T:\validation2.0\fecfg1076\ssid2088\output\band2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validation2.0\fecfg1076\ssid2088\output\band2_pointingangle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6592" cy="3557016"/>
                    </a:xfrm>
                    <a:prstGeom prst="rect">
                      <a:avLst/>
                    </a:prstGeom>
                    <a:noFill/>
                    <a:ln>
                      <a:noFill/>
                    </a:ln>
                  </pic:spPr>
                </pic:pic>
              </a:graphicData>
            </a:graphic>
          </wp:inline>
        </w:drawing>
      </w:r>
    </w:p>
    <w:p w:rsidR="0003107A" w:rsidRDefault="0003107A" w:rsidP="0003107A"/>
    <w:p w:rsidR="0003107A" w:rsidRPr="0003107A" w:rsidRDefault="0003107A" w:rsidP="0003107A">
      <w:r>
        <w:rPr>
          <w:noProof/>
        </w:rPr>
        <w:drawing>
          <wp:inline distT="0" distB="0" distL="0" distR="0" wp14:anchorId="5CA601EE" wp14:editId="67A4F681">
            <wp:extent cx="4791456" cy="3410712"/>
            <wp:effectExtent l="0" t="0" r="9525" b="0"/>
            <wp:docPr id="58" name="Picture 58" descr="T:\validation2.0\fecfg1076\ssid2088\output2\band2_scanset2088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validation2.0\fecfg1076\ssid2088\output2\band2_scanset2088_pointingangl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91456" cy="3410712"/>
                    </a:xfrm>
                    <a:prstGeom prst="rect">
                      <a:avLst/>
                    </a:prstGeom>
                    <a:noFill/>
                    <a:ln>
                      <a:noFill/>
                    </a:ln>
                  </pic:spPr>
                </pic:pic>
              </a:graphicData>
            </a:graphic>
          </wp:inline>
        </w:drawing>
      </w:r>
    </w:p>
    <w:p w:rsidR="0003107A" w:rsidRDefault="0003107A" w:rsidP="0003107A">
      <w:pPr>
        <w:pStyle w:val="Heading3"/>
      </w:pPr>
      <w:bookmarkStart w:id="599" w:name="_Toc444856324"/>
      <w:r>
        <w:lastRenderedPageBreak/>
        <w:t>Data</w:t>
      </w:r>
      <w:r w:rsidR="0084556E">
        <w:t xml:space="preserve"> </w:t>
      </w:r>
      <w:r>
        <w:t xml:space="preserve">set </w:t>
      </w:r>
      <w:r w:rsidRPr="001E2E3E">
        <w:t>Band6-TDH14050-RF243</w:t>
      </w:r>
      <w:bookmarkEnd w:id="599"/>
    </w:p>
    <w:p w:rsidR="0003107A" w:rsidRDefault="0003107A" w:rsidP="0003107A">
      <w:r>
        <w:rPr>
          <w:noProof/>
        </w:rPr>
        <w:drawing>
          <wp:inline distT="0" distB="0" distL="0" distR="0" wp14:anchorId="3E91940C" wp14:editId="71E95A63">
            <wp:extent cx="4736592" cy="3557016"/>
            <wp:effectExtent l="0" t="0" r="6985" b="5715"/>
            <wp:docPr id="59" name="Picture 59" descr="T:\validation2.0\fecfg866\ssid1647\output\band6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validation2.0\fecfg866\ssid1647\output\band6_pointingangle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6592" cy="3557016"/>
                    </a:xfrm>
                    <a:prstGeom prst="rect">
                      <a:avLst/>
                    </a:prstGeom>
                    <a:noFill/>
                    <a:ln>
                      <a:noFill/>
                    </a:ln>
                  </pic:spPr>
                </pic:pic>
              </a:graphicData>
            </a:graphic>
          </wp:inline>
        </w:drawing>
      </w:r>
    </w:p>
    <w:p w:rsidR="0003107A" w:rsidRDefault="0003107A" w:rsidP="0003107A"/>
    <w:p w:rsidR="0003107A" w:rsidRPr="0003107A" w:rsidRDefault="0003107A" w:rsidP="0003107A">
      <w:r>
        <w:rPr>
          <w:noProof/>
        </w:rPr>
        <w:drawing>
          <wp:inline distT="0" distB="0" distL="0" distR="0" wp14:anchorId="203D737D" wp14:editId="70844F0F">
            <wp:extent cx="4791456" cy="3410712"/>
            <wp:effectExtent l="0" t="0" r="9525" b="0"/>
            <wp:docPr id="60" name="Picture 60" descr="T:\validation2.0\fecfg866\ssid1647\output2\band6_scanset1647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validation2.0\fecfg866\ssid1647\output2\band6_scanset1647_pointingangl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1456" cy="3410712"/>
                    </a:xfrm>
                    <a:prstGeom prst="rect">
                      <a:avLst/>
                    </a:prstGeom>
                    <a:noFill/>
                    <a:ln>
                      <a:noFill/>
                    </a:ln>
                  </pic:spPr>
                </pic:pic>
              </a:graphicData>
            </a:graphic>
          </wp:inline>
        </w:drawing>
      </w:r>
    </w:p>
    <w:p w:rsidR="00ED731C" w:rsidRDefault="00ED731C" w:rsidP="00320CC4">
      <w:pPr>
        <w:pStyle w:val="Heading2"/>
        <w:pageBreakBefore/>
      </w:pPr>
      <w:bookmarkStart w:id="600" w:name="_Ref441573257"/>
      <w:bookmarkStart w:id="601" w:name="_Toc444856325"/>
      <w:r>
        <w:lastRenderedPageBreak/>
        <w:t>Dual-Z scan sets</w:t>
      </w:r>
      <w:bookmarkEnd w:id="596"/>
      <w:bookmarkEnd w:id="600"/>
      <w:bookmarkEnd w:id="601"/>
    </w:p>
    <w:p w:rsidR="00ED731C" w:rsidRPr="00ED731C" w:rsidRDefault="0003107A" w:rsidP="008A2AD5">
      <w:r>
        <w:t xml:space="preserve">No data yet.   Plan is to figure out how to split out the two Z scans from the band 1 data and reprocess it so that </w:t>
      </w:r>
      <w:proofErr w:type="spellStart"/>
      <w:r>
        <w:t>BeamEff</w:t>
      </w:r>
      <w:proofErr w:type="spellEnd"/>
      <w:r>
        <w:t xml:space="preserve"> combines the dual Z scans.</w:t>
      </w:r>
      <w:r w:rsidR="008A2AD5">
        <w:t xml:space="preserve">  In [RD4], A. </w:t>
      </w:r>
      <w:proofErr w:type="spellStart"/>
      <w:r w:rsidR="008A2AD5">
        <w:t>Baryshev</w:t>
      </w:r>
      <w:proofErr w:type="spellEnd"/>
      <w:r w:rsidR="008A2AD5">
        <w:t xml:space="preserve"> notes that when NSI2000 combines the dual-Z beams it uses average (a1+a2)/2 instead of (a1+i*a2)/2 or (a1-i*a2)/2 depending on the sideband used in detection.   The dual-Z </w:t>
      </w:r>
      <w:proofErr w:type="gramStart"/>
      <w:r w:rsidR="008A2AD5">
        <w:t>algorithm  in</w:t>
      </w:r>
      <w:proofErr w:type="gramEnd"/>
      <w:r w:rsidR="008A2AD5">
        <w:t xml:space="preserve"> </w:t>
      </w:r>
      <w:proofErr w:type="spellStart"/>
      <w:r w:rsidR="008A2AD5">
        <w:t>BeamEff</w:t>
      </w:r>
      <w:proofErr w:type="spellEnd"/>
      <w:r w:rsidR="008A2AD5">
        <w:t>, both 1.x and 2.0</w:t>
      </w:r>
      <w:ins w:id="602" w:author="Morgan McLeod" w:date="2016-03-04T12:00:00Z">
        <w:r w:rsidR="002B190B">
          <w:t>.x</w:t>
        </w:r>
      </w:ins>
      <w:r w:rsidR="008A2AD5">
        <w:t xml:space="preserve"> simply finds the correction having the greater magnitude rather than using the “</w:t>
      </w:r>
      <w:proofErr w:type="spellStart"/>
      <w:r w:rsidR="008A2AD5">
        <w:t>sb</w:t>
      </w:r>
      <w:proofErr w:type="spellEnd"/>
      <w:r w:rsidR="008A2AD5">
        <w:t>” input variable as it probably should.</w:t>
      </w:r>
    </w:p>
    <w:sectPr w:rsidR="00ED731C" w:rsidRPr="00ED731C" w:rsidSect="00DF08AD">
      <w:headerReference w:type="even" r:id="rId64"/>
      <w:headerReference w:type="default" r:id="rId65"/>
      <w:footerReference w:type="even" r:id="rId66"/>
      <w:footerReference w:type="default" r:id="rId67"/>
      <w:headerReference w:type="first" r:id="rId68"/>
      <w:footerReference w:type="first" r:id="rId69"/>
      <w:pgSz w:w="11909" w:h="16834"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BBC" w:rsidRDefault="00267BBC">
      <w:r>
        <w:separator/>
      </w:r>
    </w:p>
  </w:endnote>
  <w:endnote w:type="continuationSeparator" w:id="0">
    <w:p w:rsidR="00267BBC" w:rsidRDefault="00267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C56" w:rsidRDefault="00AA5C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C56" w:rsidRDefault="00AA5C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C56" w:rsidRDefault="00AA5C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BBC" w:rsidRDefault="00267BBC">
      <w:r>
        <w:separator/>
      </w:r>
    </w:p>
  </w:footnote>
  <w:footnote w:type="continuationSeparator" w:id="0">
    <w:p w:rsidR="00267BBC" w:rsidRDefault="00267B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C56" w:rsidRDefault="00AA5C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5167"/>
      <w:gridCol w:w="851"/>
      <w:gridCol w:w="3086"/>
    </w:tblGrid>
    <w:tr w:rsidR="00AA5C56">
      <w:trPr>
        <w:trHeight w:val="841"/>
      </w:trPr>
      <w:tc>
        <w:tcPr>
          <w:tcW w:w="333" w:type="pct"/>
          <w:tcMar>
            <w:left w:w="0" w:type="dxa"/>
            <w:right w:w="0" w:type="dxa"/>
          </w:tcMar>
        </w:tcPr>
        <w:p w:rsidR="00AA5C56" w:rsidRDefault="00AA5C56" w:rsidP="009C5145">
          <w:pPr>
            <w:pStyle w:val="Header"/>
          </w:pPr>
          <w:r>
            <w:rPr>
              <w:noProof/>
            </w:rPr>
            <w:drawing>
              <wp:inline distT="0" distB="0" distL="0" distR="0" wp14:anchorId="45F9CE7B" wp14:editId="1B73142F">
                <wp:extent cx="387350" cy="577850"/>
                <wp:effectExtent l="19050" t="0" r="0" b="0"/>
                <wp:docPr id="1" name="Picture 1" descr="phot-alm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alma-logo"/>
                        <pic:cNvPicPr>
                          <a:picLocks noChangeAspect="1" noChangeArrowheads="1"/>
                        </pic:cNvPicPr>
                      </pic:nvPicPr>
                      <pic:blipFill>
                        <a:blip r:embed="rId1"/>
                        <a:srcRect/>
                        <a:stretch>
                          <a:fillRect/>
                        </a:stretch>
                      </pic:blipFill>
                      <pic:spPr bwMode="auto">
                        <a:xfrm>
                          <a:off x="0" y="0"/>
                          <a:ext cx="387350" cy="577850"/>
                        </a:xfrm>
                        <a:prstGeom prst="rect">
                          <a:avLst/>
                        </a:prstGeom>
                        <a:noFill/>
                        <a:ln w="9525">
                          <a:noFill/>
                          <a:miter lim="800000"/>
                          <a:headEnd/>
                          <a:tailEnd/>
                        </a:ln>
                      </pic:spPr>
                    </pic:pic>
                  </a:graphicData>
                </a:graphic>
              </wp:inline>
            </w:drawing>
          </w:r>
        </w:p>
      </w:tc>
      <w:tc>
        <w:tcPr>
          <w:tcW w:w="2649" w:type="pct"/>
          <w:vAlign w:val="center"/>
        </w:tcPr>
        <w:p w:rsidR="00AA5C56" w:rsidRPr="004362D6" w:rsidRDefault="00AA5C56" w:rsidP="00BA310B">
          <w:pPr>
            <w:jc w:val="center"/>
            <w:rPr>
              <w:b/>
              <w:bCs/>
              <w:sz w:val="24"/>
            </w:rPr>
          </w:pPr>
          <w:r w:rsidRPr="004362D6">
            <w:rPr>
              <w:sz w:val="24"/>
            </w:rPr>
            <w:fldChar w:fldCharType="begin"/>
          </w:r>
          <w:r w:rsidRPr="004362D6">
            <w:rPr>
              <w:sz w:val="24"/>
            </w:rPr>
            <w:instrText xml:space="preserve"> REF  bmTitle \h  \* MERGEFORMAT </w:instrText>
          </w:r>
          <w:r w:rsidRPr="004362D6">
            <w:rPr>
              <w:sz w:val="24"/>
            </w:rPr>
          </w:r>
          <w:r w:rsidRPr="004362D6">
            <w:rPr>
              <w:sz w:val="24"/>
            </w:rPr>
            <w:fldChar w:fldCharType="separate"/>
          </w:r>
          <w:ins w:id="603" w:author="Morgan McLeod" w:date="2016-03-04T12:00:00Z">
            <w:r w:rsidRPr="00AA5C56">
              <w:rPr>
                <w:b/>
                <w:bCs/>
                <w:sz w:val="24"/>
                <w:rPrChange w:id="604" w:author="Morgan McLeod" w:date="2016-03-04T12:00:00Z">
                  <w:rPr>
                    <w:b/>
                    <w:bCs/>
                    <w:sz w:val="44"/>
                    <w:szCs w:val="44"/>
                  </w:rPr>
                </w:rPrChange>
              </w:rPr>
              <w:t>&lt; Comparison of FETMS Beam Efficiency Calculator versions 1.x and 2.0.x &gt;</w:t>
            </w:r>
          </w:ins>
          <w:del w:id="605" w:author="Morgan McLeod" w:date="2016-03-04T12:00:00Z">
            <w:r w:rsidRPr="00C665F1" w:rsidDel="00AA5C56">
              <w:rPr>
                <w:b/>
                <w:bCs/>
                <w:sz w:val="24"/>
              </w:rPr>
              <w:delText>&lt; Comparison of FETMS Beam Efficiency Calculator versions 1.x and 2.0 &gt;</w:delText>
            </w:r>
          </w:del>
          <w:r w:rsidRPr="004362D6">
            <w:rPr>
              <w:sz w:val="24"/>
            </w:rPr>
            <w:fldChar w:fldCharType="end"/>
          </w:r>
        </w:p>
      </w:tc>
      <w:tc>
        <w:tcPr>
          <w:tcW w:w="436" w:type="pct"/>
          <w:tcBorders>
            <w:right w:val="nil"/>
          </w:tcBorders>
          <w:vAlign w:val="center"/>
        </w:tcPr>
        <w:p w:rsidR="00AA5C56" w:rsidRPr="00DC1022" w:rsidRDefault="00AA5C56" w:rsidP="003034B0">
          <w:pPr>
            <w:rPr>
              <w:noProof/>
              <w:sz w:val="20"/>
              <w:szCs w:val="20"/>
            </w:rPr>
          </w:pPr>
          <w:r w:rsidRPr="00DC1022">
            <w:rPr>
              <w:sz w:val="20"/>
              <w:szCs w:val="20"/>
            </w:rPr>
            <w:t>Doc #:</w:t>
          </w:r>
        </w:p>
        <w:p w:rsidR="00AA5C56" w:rsidRDefault="00AA5C56" w:rsidP="00033C3F">
          <w:pPr>
            <w:rPr>
              <w:sz w:val="20"/>
              <w:szCs w:val="20"/>
            </w:rPr>
          </w:pPr>
          <w:r w:rsidRPr="00DC1022">
            <w:rPr>
              <w:sz w:val="20"/>
              <w:szCs w:val="20"/>
            </w:rPr>
            <w:t xml:space="preserve">Date: </w:t>
          </w:r>
        </w:p>
        <w:p w:rsidR="00AA5C56" w:rsidRDefault="00AA5C56" w:rsidP="00033C3F">
          <w:pPr>
            <w:rPr>
              <w:sz w:val="20"/>
              <w:szCs w:val="20"/>
            </w:rPr>
          </w:pPr>
          <w:r>
            <w:rPr>
              <w:sz w:val="20"/>
              <w:szCs w:val="20"/>
            </w:rPr>
            <w:t>Status:</w:t>
          </w:r>
        </w:p>
        <w:p w:rsidR="00AA5C56" w:rsidRPr="00DC1022" w:rsidRDefault="00AA5C56" w:rsidP="00033C3F">
          <w:pPr>
            <w:rPr>
              <w:sz w:val="20"/>
              <w:szCs w:val="20"/>
            </w:rPr>
          </w:pPr>
          <w:r w:rsidRPr="00DC1022">
            <w:rPr>
              <w:sz w:val="20"/>
              <w:szCs w:val="20"/>
            </w:rPr>
            <w:t>Page:</w:t>
          </w:r>
        </w:p>
      </w:tc>
      <w:tc>
        <w:tcPr>
          <w:tcW w:w="1582" w:type="pct"/>
          <w:tcBorders>
            <w:left w:val="nil"/>
          </w:tcBorders>
          <w:vAlign w:val="center"/>
        </w:tcPr>
        <w:p w:rsidR="00AA5C56" w:rsidRPr="00C559A4" w:rsidRDefault="00AA5C56" w:rsidP="006E7200">
          <w:pPr>
            <w:ind w:left="-109" w:right="-137"/>
            <w:rPr>
              <w:sz w:val="20"/>
              <w:szCs w:val="20"/>
            </w:rPr>
          </w:pPr>
          <w:r>
            <w:fldChar w:fldCharType="begin"/>
          </w:r>
          <w:r>
            <w:instrText xml:space="preserve"> REF  bmDocNum \h  \* MERGEFORMAT </w:instrText>
          </w:r>
          <w:r>
            <w:fldChar w:fldCharType="separate"/>
          </w:r>
          <w:ins w:id="606" w:author="Morgan McLeod" w:date="2016-03-04T12:00:00Z">
            <w:r w:rsidRPr="00AA5C56">
              <w:rPr>
                <w:sz w:val="20"/>
                <w:szCs w:val="20"/>
                <w:rPrChange w:id="607" w:author="Morgan McLeod" w:date="2016-03-04T12:00:00Z">
                  <w:rPr>
                    <w:sz w:val="36"/>
                    <w:szCs w:val="36"/>
                  </w:rPr>
                </w:rPrChange>
              </w:rPr>
              <w:t>&lt; FEND-40.09.03.00-0437-A-REP &gt;</w:t>
            </w:r>
          </w:ins>
          <w:del w:id="608" w:author="Morgan McLeod" w:date="2016-03-04T12:00:00Z">
            <w:r w:rsidRPr="00C665F1" w:rsidDel="00AA5C56">
              <w:rPr>
                <w:sz w:val="20"/>
                <w:szCs w:val="20"/>
              </w:rPr>
              <w:delText>&lt; FEND-40.09.03.00-0437-A-REP &gt;</w:delText>
            </w:r>
          </w:del>
          <w:r>
            <w:fldChar w:fldCharType="end"/>
          </w:r>
        </w:p>
        <w:p w:rsidR="00AA5C56" w:rsidRPr="00C559A4" w:rsidRDefault="00AA5C56" w:rsidP="006E7200">
          <w:pPr>
            <w:ind w:left="-109" w:right="-137"/>
            <w:rPr>
              <w:sz w:val="20"/>
              <w:szCs w:val="20"/>
            </w:rPr>
          </w:pPr>
          <w:r>
            <w:fldChar w:fldCharType="begin"/>
          </w:r>
          <w:r>
            <w:instrText xml:space="preserve"> REF bmDocDate \h  \* MERGEFORMAT </w:instrText>
          </w:r>
          <w:r>
            <w:fldChar w:fldCharType="separate"/>
          </w:r>
          <w:ins w:id="609" w:author="Morgan McLeod" w:date="2016-03-04T12:00:00Z">
            <w:r w:rsidRPr="00AA5C56">
              <w:rPr>
                <w:sz w:val="20"/>
                <w:szCs w:val="20"/>
                <w:lang w:val="en-CA"/>
                <w:rPrChange w:id="610" w:author="Morgan McLeod" w:date="2016-03-04T12:00:00Z">
                  <w:rPr>
                    <w:sz w:val="36"/>
                    <w:szCs w:val="36"/>
                    <w:lang w:val="en-CA"/>
                  </w:rPr>
                </w:rPrChange>
              </w:rPr>
              <w:t>&lt; 2016-03-03 &gt;</w:t>
            </w:r>
          </w:ins>
          <w:del w:id="611" w:author="Morgan McLeod" w:date="2016-03-04T12:00:00Z">
            <w:r w:rsidRPr="00C665F1" w:rsidDel="00AA5C56">
              <w:rPr>
                <w:sz w:val="20"/>
                <w:szCs w:val="20"/>
                <w:lang w:val="en-CA"/>
              </w:rPr>
              <w:delText>&lt; 2016-01-26 &gt;</w:delText>
            </w:r>
          </w:del>
          <w:r>
            <w:fldChar w:fldCharType="end"/>
          </w:r>
        </w:p>
        <w:p w:rsidR="00AA5C56" w:rsidRPr="00C559A4" w:rsidRDefault="00AA5C56" w:rsidP="006E7200">
          <w:pPr>
            <w:ind w:left="-109" w:right="-137"/>
            <w:rPr>
              <w:sz w:val="20"/>
              <w:szCs w:val="20"/>
            </w:rPr>
          </w:pPr>
          <w:r>
            <w:fldChar w:fldCharType="begin"/>
          </w:r>
          <w:r>
            <w:instrText xml:space="preserve"> REF bmStatus \h  \* MERGEFORMAT </w:instrText>
          </w:r>
          <w:r>
            <w:fldChar w:fldCharType="separate"/>
          </w:r>
          <w:ins w:id="612" w:author="Morgan McLeod" w:date="2016-03-04T12:00:00Z">
            <w:r w:rsidRPr="00AA5C56">
              <w:rPr>
                <w:sz w:val="20"/>
                <w:szCs w:val="20"/>
                <w:rPrChange w:id="613" w:author="Morgan McLeod" w:date="2016-03-04T12:00:00Z">
                  <w:rPr>
                    <w:sz w:val="36"/>
                    <w:szCs w:val="36"/>
                  </w:rPr>
                </w:rPrChange>
              </w:rPr>
              <w:t>&lt; Draft &gt;</w:t>
            </w:r>
          </w:ins>
          <w:del w:id="614" w:author="Morgan McLeod" w:date="2016-03-04T12:00:00Z">
            <w:r w:rsidRPr="00C665F1" w:rsidDel="00AA5C56">
              <w:rPr>
                <w:sz w:val="20"/>
                <w:szCs w:val="20"/>
              </w:rPr>
              <w:delText>&lt; Draft &gt;</w:delText>
            </w:r>
          </w:del>
          <w:r>
            <w:fldChar w:fldCharType="end"/>
          </w:r>
        </w:p>
        <w:p w:rsidR="00AA5C56" w:rsidRPr="00DC1022" w:rsidRDefault="00AA5C56" w:rsidP="006E7200">
          <w:pPr>
            <w:ind w:left="-109" w:right="-137"/>
            <w:rPr>
              <w:rFonts w:ascii="Arial" w:hAnsi="Arial" w:cs="Arial"/>
              <w:sz w:val="20"/>
              <w:szCs w:val="20"/>
            </w:rPr>
          </w:pPr>
          <w:r w:rsidRPr="00C559A4">
            <w:rPr>
              <w:rStyle w:val="PageNumber"/>
              <w:sz w:val="20"/>
              <w:szCs w:val="20"/>
            </w:rPr>
            <w:fldChar w:fldCharType="begin"/>
          </w:r>
          <w:r w:rsidRPr="00C559A4">
            <w:rPr>
              <w:rStyle w:val="PageNumber"/>
              <w:sz w:val="20"/>
              <w:szCs w:val="20"/>
            </w:rPr>
            <w:instrText xml:space="preserve"> PAGE </w:instrText>
          </w:r>
          <w:r w:rsidRPr="00C559A4">
            <w:rPr>
              <w:rStyle w:val="PageNumber"/>
              <w:sz w:val="20"/>
              <w:szCs w:val="20"/>
            </w:rPr>
            <w:fldChar w:fldCharType="separate"/>
          </w:r>
          <w:r w:rsidR="004D2D4E">
            <w:rPr>
              <w:rStyle w:val="PageNumber"/>
              <w:noProof/>
              <w:sz w:val="20"/>
              <w:szCs w:val="20"/>
            </w:rPr>
            <w:t>2</w:t>
          </w:r>
          <w:r w:rsidRPr="00C559A4">
            <w:rPr>
              <w:rStyle w:val="PageNumber"/>
              <w:sz w:val="20"/>
              <w:szCs w:val="20"/>
            </w:rPr>
            <w:fldChar w:fldCharType="end"/>
          </w:r>
          <w:r w:rsidRPr="00C559A4">
            <w:rPr>
              <w:rStyle w:val="PageNumber"/>
              <w:sz w:val="20"/>
              <w:szCs w:val="20"/>
            </w:rPr>
            <w:t xml:space="preserve"> of </w:t>
          </w:r>
          <w:r w:rsidRPr="00C559A4">
            <w:rPr>
              <w:rStyle w:val="PageNumber"/>
              <w:sz w:val="20"/>
              <w:szCs w:val="20"/>
            </w:rPr>
            <w:fldChar w:fldCharType="begin"/>
          </w:r>
          <w:r w:rsidRPr="00C559A4">
            <w:rPr>
              <w:rStyle w:val="PageNumber"/>
              <w:sz w:val="20"/>
              <w:szCs w:val="20"/>
            </w:rPr>
            <w:instrText xml:space="preserve"> NUMPAGES </w:instrText>
          </w:r>
          <w:r w:rsidRPr="00C559A4">
            <w:rPr>
              <w:rStyle w:val="PageNumber"/>
              <w:sz w:val="20"/>
              <w:szCs w:val="20"/>
            </w:rPr>
            <w:fldChar w:fldCharType="separate"/>
          </w:r>
          <w:r w:rsidR="004D2D4E">
            <w:rPr>
              <w:rStyle w:val="PageNumber"/>
              <w:noProof/>
              <w:sz w:val="20"/>
              <w:szCs w:val="20"/>
            </w:rPr>
            <w:t>35</w:t>
          </w:r>
          <w:r w:rsidRPr="00C559A4">
            <w:rPr>
              <w:rStyle w:val="PageNumber"/>
              <w:sz w:val="20"/>
              <w:szCs w:val="20"/>
            </w:rPr>
            <w:fldChar w:fldCharType="end"/>
          </w:r>
        </w:p>
      </w:tc>
    </w:tr>
  </w:tbl>
  <w:p w:rsidR="00AA5C56" w:rsidRPr="009A43EA" w:rsidRDefault="00AA5C56" w:rsidP="009A43EA">
    <w:pPr>
      <w:pStyle w:val="Header"/>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3056"/>
      <w:gridCol w:w="3172"/>
      <w:gridCol w:w="3443"/>
    </w:tblGrid>
    <w:tr w:rsidR="00AA5C56">
      <w:trPr>
        <w:trHeight w:val="309"/>
      </w:trPr>
      <w:tc>
        <w:tcPr>
          <w:tcW w:w="1580" w:type="pct"/>
          <w:noWrap/>
          <w:tcMar>
            <w:top w:w="15" w:type="dxa"/>
            <w:left w:w="15" w:type="dxa"/>
            <w:bottom w:w="0" w:type="dxa"/>
            <w:right w:w="15" w:type="dxa"/>
          </w:tcMar>
          <w:vAlign w:val="bottom"/>
        </w:tcPr>
        <w:p w:rsidR="00AA5C56" w:rsidRDefault="00AA5C56" w:rsidP="00463B33">
          <w:pPr>
            <w:rPr>
              <w:rFonts w:ascii="Arial" w:hAnsi="Arial" w:cs="Arial"/>
              <w:b/>
              <w:bCs/>
              <w:szCs w:val="22"/>
            </w:rPr>
          </w:pPr>
          <w:r>
            <w:rPr>
              <w:rFonts w:ascii="Arial" w:hAnsi="Arial" w:cs="Arial"/>
              <w:noProof/>
            </w:rPr>
            <w:drawing>
              <wp:inline distT="0" distB="0" distL="0" distR="0" wp14:anchorId="7F46ED6D" wp14:editId="5F0F5AF1">
                <wp:extent cx="1473200" cy="2216150"/>
                <wp:effectExtent l="19050" t="0" r="0" b="0"/>
                <wp:docPr id="2" name="Picture 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
                        <a:srcRect/>
                        <a:stretch>
                          <a:fillRect/>
                        </a:stretch>
                      </pic:blipFill>
                      <pic:spPr bwMode="auto">
                        <a:xfrm>
                          <a:off x="0" y="0"/>
                          <a:ext cx="1473200" cy="2216150"/>
                        </a:xfrm>
                        <a:prstGeom prst="rect">
                          <a:avLst/>
                        </a:prstGeom>
                        <a:noFill/>
                        <a:ln w="9525">
                          <a:noFill/>
                          <a:miter lim="800000"/>
                          <a:headEnd/>
                          <a:tailEnd/>
                        </a:ln>
                      </pic:spPr>
                    </pic:pic>
                  </a:graphicData>
                </a:graphic>
              </wp:inline>
            </w:drawing>
          </w:r>
        </w:p>
      </w:tc>
      <w:tc>
        <w:tcPr>
          <w:tcW w:w="1640" w:type="pct"/>
          <w:noWrap/>
          <w:tcMar>
            <w:top w:w="15" w:type="dxa"/>
            <w:left w:w="15" w:type="dxa"/>
            <w:bottom w:w="0" w:type="dxa"/>
            <w:right w:w="15" w:type="dxa"/>
          </w:tcMar>
          <w:vAlign w:val="center"/>
        </w:tcPr>
        <w:p w:rsidR="00AA5C56" w:rsidRDefault="00AA5C56" w:rsidP="00463B33">
          <w:pPr>
            <w:rPr>
              <w:b/>
              <w:bCs/>
            </w:rPr>
          </w:pPr>
        </w:p>
        <w:p w:rsidR="00AA5C56" w:rsidRDefault="00AA5C56" w:rsidP="00463B33">
          <w:pPr>
            <w:rPr>
              <w:rFonts w:ascii="Arial" w:hAnsi="Arial" w:cs="Arial"/>
            </w:rPr>
          </w:pPr>
          <w:r>
            <w:rPr>
              <w:b/>
              <w:bCs/>
              <w:noProof/>
            </w:rPr>
            <w:drawing>
              <wp:inline distT="0" distB="0" distL="0" distR="0" wp14:anchorId="6B20C26A" wp14:editId="62CF47CE">
                <wp:extent cx="1866900" cy="1600200"/>
                <wp:effectExtent l="19050" t="0" r="0" b="0"/>
                <wp:docPr id="3" name="Picture 3" descr="alma 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ma sub"/>
                        <pic:cNvPicPr>
                          <a:picLocks noChangeAspect="1" noChangeArrowheads="1"/>
                        </pic:cNvPicPr>
                      </pic:nvPicPr>
                      <pic:blipFill>
                        <a:blip r:embed="rId2"/>
                        <a:srcRect/>
                        <a:stretch>
                          <a:fillRect/>
                        </a:stretch>
                      </pic:blipFill>
                      <pic:spPr bwMode="auto">
                        <a:xfrm>
                          <a:off x="0" y="0"/>
                          <a:ext cx="1866900" cy="1600200"/>
                        </a:xfrm>
                        <a:prstGeom prst="rect">
                          <a:avLst/>
                        </a:prstGeom>
                        <a:noFill/>
                        <a:ln w="9525">
                          <a:noFill/>
                          <a:miter lim="800000"/>
                          <a:headEnd/>
                          <a:tailEnd/>
                        </a:ln>
                      </pic:spPr>
                    </pic:pic>
                  </a:graphicData>
                </a:graphic>
              </wp:inline>
            </w:drawing>
          </w:r>
        </w:p>
      </w:tc>
      <w:tc>
        <w:tcPr>
          <w:tcW w:w="1780" w:type="pct"/>
          <w:noWrap/>
          <w:tcMar>
            <w:top w:w="15" w:type="dxa"/>
            <w:left w:w="15" w:type="dxa"/>
            <w:bottom w:w="0" w:type="dxa"/>
            <w:right w:w="15" w:type="dxa"/>
          </w:tcMar>
          <w:vAlign w:val="bottom"/>
        </w:tcPr>
        <w:p w:rsidR="00AA5C56" w:rsidRPr="00B664CC" w:rsidRDefault="00AA5C56" w:rsidP="00463B33">
          <w:pPr>
            <w:pStyle w:val="Header"/>
            <w:tabs>
              <w:tab w:val="clear" w:pos="4320"/>
              <w:tab w:val="clear" w:pos="8640"/>
            </w:tabs>
            <w:rPr>
              <w:rFonts w:ascii="Arial" w:hAnsi="Arial" w:cs="Arial"/>
              <w:color w:val="000080"/>
            </w:rPr>
          </w:pPr>
        </w:p>
      </w:tc>
    </w:tr>
  </w:tbl>
  <w:p w:rsidR="00AA5C56" w:rsidRDefault="00AA5C56" w:rsidP="00805C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2807"/>
    <w:multiLevelType w:val="hybridMultilevel"/>
    <w:tmpl w:val="B66A8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2B2729"/>
    <w:multiLevelType w:val="hybridMultilevel"/>
    <w:tmpl w:val="118C6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711A17"/>
    <w:multiLevelType w:val="hybridMultilevel"/>
    <w:tmpl w:val="26FC10BC"/>
    <w:lvl w:ilvl="0" w:tplc="30A8FBDA">
      <w:start w:val="1"/>
      <w:numFmt w:val="lowerRoman"/>
      <w:lvlText w:val="%1."/>
      <w:lvlJc w:val="right"/>
      <w:pPr>
        <w:tabs>
          <w:tab w:val="num" w:pos="1260"/>
        </w:tabs>
        <w:ind w:left="1260" w:hanging="180"/>
      </w:pPr>
      <w:rPr>
        <w:rFonts w:hint="default"/>
      </w:rPr>
    </w:lvl>
    <w:lvl w:ilvl="1" w:tplc="887ED7D0" w:tentative="1">
      <w:start w:val="1"/>
      <w:numFmt w:val="lowerLetter"/>
      <w:lvlText w:val="%2."/>
      <w:lvlJc w:val="left"/>
      <w:pPr>
        <w:tabs>
          <w:tab w:val="num" w:pos="1800"/>
        </w:tabs>
        <w:ind w:left="1800" w:hanging="360"/>
      </w:pPr>
    </w:lvl>
    <w:lvl w:ilvl="2" w:tplc="EBAA605E" w:tentative="1">
      <w:start w:val="1"/>
      <w:numFmt w:val="lowerRoman"/>
      <w:lvlText w:val="%3."/>
      <w:lvlJc w:val="right"/>
      <w:pPr>
        <w:tabs>
          <w:tab w:val="num" w:pos="2520"/>
        </w:tabs>
        <w:ind w:left="2520" w:hanging="180"/>
      </w:pPr>
    </w:lvl>
    <w:lvl w:ilvl="3" w:tplc="894A4888" w:tentative="1">
      <w:start w:val="1"/>
      <w:numFmt w:val="decimal"/>
      <w:lvlText w:val="%4."/>
      <w:lvlJc w:val="left"/>
      <w:pPr>
        <w:tabs>
          <w:tab w:val="num" w:pos="3240"/>
        </w:tabs>
        <w:ind w:left="3240" w:hanging="360"/>
      </w:pPr>
    </w:lvl>
    <w:lvl w:ilvl="4" w:tplc="E670FD00" w:tentative="1">
      <w:start w:val="1"/>
      <w:numFmt w:val="lowerLetter"/>
      <w:lvlText w:val="%5."/>
      <w:lvlJc w:val="left"/>
      <w:pPr>
        <w:tabs>
          <w:tab w:val="num" w:pos="3960"/>
        </w:tabs>
        <w:ind w:left="3960" w:hanging="360"/>
      </w:pPr>
    </w:lvl>
    <w:lvl w:ilvl="5" w:tplc="7B74B5AC" w:tentative="1">
      <w:start w:val="1"/>
      <w:numFmt w:val="lowerRoman"/>
      <w:lvlText w:val="%6."/>
      <w:lvlJc w:val="right"/>
      <w:pPr>
        <w:tabs>
          <w:tab w:val="num" w:pos="4680"/>
        </w:tabs>
        <w:ind w:left="4680" w:hanging="180"/>
      </w:pPr>
    </w:lvl>
    <w:lvl w:ilvl="6" w:tplc="3B441662" w:tentative="1">
      <w:start w:val="1"/>
      <w:numFmt w:val="decimal"/>
      <w:lvlText w:val="%7."/>
      <w:lvlJc w:val="left"/>
      <w:pPr>
        <w:tabs>
          <w:tab w:val="num" w:pos="5400"/>
        </w:tabs>
        <w:ind w:left="5400" w:hanging="360"/>
      </w:pPr>
    </w:lvl>
    <w:lvl w:ilvl="7" w:tplc="19486820" w:tentative="1">
      <w:start w:val="1"/>
      <w:numFmt w:val="lowerLetter"/>
      <w:lvlText w:val="%8."/>
      <w:lvlJc w:val="left"/>
      <w:pPr>
        <w:tabs>
          <w:tab w:val="num" w:pos="6120"/>
        </w:tabs>
        <w:ind w:left="6120" w:hanging="360"/>
      </w:pPr>
    </w:lvl>
    <w:lvl w:ilvl="8" w:tplc="29749654" w:tentative="1">
      <w:start w:val="1"/>
      <w:numFmt w:val="lowerRoman"/>
      <w:lvlText w:val="%9."/>
      <w:lvlJc w:val="right"/>
      <w:pPr>
        <w:tabs>
          <w:tab w:val="num" w:pos="6840"/>
        </w:tabs>
        <w:ind w:left="6840" w:hanging="180"/>
      </w:pPr>
    </w:lvl>
  </w:abstractNum>
  <w:abstractNum w:abstractNumId="3">
    <w:nsid w:val="11192F38"/>
    <w:multiLevelType w:val="hybridMultilevel"/>
    <w:tmpl w:val="02C0E6E4"/>
    <w:lvl w:ilvl="0" w:tplc="309406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87171"/>
    <w:multiLevelType w:val="hybridMultilevel"/>
    <w:tmpl w:val="A7281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00B0BF6"/>
    <w:multiLevelType w:val="hybridMultilevel"/>
    <w:tmpl w:val="518282FE"/>
    <w:lvl w:ilvl="0" w:tplc="E4F64F2C">
      <w:start w:val="1"/>
      <w:numFmt w:val="lowerRoman"/>
      <w:lvlText w:val="%1."/>
      <w:lvlJc w:val="left"/>
      <w:pPr>
        <w:tabs>
          <w:tab w:val="num" w:pos="1440"/>
        </w:tabs>
        <w:ind w:left="1440" w:hanging="360"/>
      </w:pPr>
      <w:rPr>
        <w:rFonts w:hint="default"/>
      </w:rPr>
    </w:lvl>
    <w:lvl w:ilvl="1" w:tplc="D7EE724A">
      <w:start w:val="1"/>
      <w:numFmt w:val="lowerRoman"/>
      <w:lvlText w:val="%2."/>
      <w:lvlJc w:val="right"/>
      <w:pPr>
        <w:tabs>
          <w:tab w:val="num" w:pos="1260"/>
        </w:tabs>
        <w:ind w:left="1260" w:hanging="180"/>
      </w:pPr>
      <w:rPr>
        <w:rFonts w:hint="default"/>
      </w:rPr>
    </w:lvl>
    <w:lvl w:ilvl="2" w:tplc="05DAECD0" w:tentative="1">
      <w:start w:val="1"/>
      <w:numFmt w:val="lowerRoman"/>
      <w:lvlText w:val="%3."/>
      <w:lvlJc w:val="right"/>
      <w:pPr>
        <w:tabs>
          <w:tab w:val="num" w:pos="2160"/>
        </w:tabs>
        <w:ind w:left="2160" w:hanging="180"/>
      </w:pPr>
    </w:lvl>
    <w:lvl w:ilvl="3" w:tplc="870C66A0" w:tentative="1">
      <w:start w:val="1"/>
      <w:numFmt w:val="decimal"/>
      <w:lvlText w:val="%4."/>
      <w:lvlJc w:val="left"/>
      <w:pPr>
        <w:tabs>
          <w:tab w:val="num" w:pos="2880"/>
        </w:tabs>
        <w:ind w:left="2880" w:hanging="360"/>
      </w:pPr>
    </w:lvl>
    <w:lvl w:ilvl="4" w:tplc="64489ED6" w:tentative="1">
      <w:start w:val="1"/>
      <w:numFmt w:val="lowerLetter"/>
      <w:lvlText w:val="%5."/>
      <w:lvlJc w:val="left"/>
      <w:pPr>
        <w:tabs>
          <w:tab w:val="num" w:pos="3600"/>
        </w:tabs>
        <w:ind w:left="3600" w:hanging="360"/>
      </w:pPr>
    </w:lvl>
    <w:lvl w:ilvl="5" w:tplc="0CBC01AC" w:tentative="1">
      <w:start w:val="1"/>
      <w:numFmt w:val="lowerRoman"/>
      <w:lvlText w:val="%6."/>
      <w:lvlJc w:val="right"/>
      <w:pPr>
        <w:tabs>
          <w:tab w:val="num" w:pos="4320"/>
        </w:tabs>
        <w:ind w:left="4320" w:hanging="180"/>
      </w:pPr>
    </w:lvl>
    <w:lvl w:ilvl="6" w:tplc="82A8CE7A" w:tentative="1">
      <w:start w:val="1"/>
      <w:numFmt w:val="decimal"/>
      <w:lvlText w:val="%7."/>
      <w:lvlJc w:val="left"/>
      <w:pPr>
        <w:tabs>
          <w:tab w:val="num" w:pos="5040"/>
        </w:tabs>
        <w:ind w:left="5040" w:hanging="360"/>
      </w:pPr>
    </w:lvl>
    <w:lvl w:ilvl="7" w:tplc="A68A65EE" w:tentative="1">
      <w:start w:val="1"/>
      <w:numFmt w:val="lowerLetter"/>
      <w:lvlText w:val="%8."/>
      <w:lvlJc w:val="left"/>
      <w:pPr>
        <w:tabs>
          <w:tab w:val="num" w:pos="5760"/>
        </w:tabs>
        <w:ind w:left="5760" w:hanging="360"/>
      </w:pPr>
    </w:lvl>
    <w:lvl w:ilvl="8" w:tplc="F27413C8" w:tentative="1">
      <w:start w:val="1"/>
      <w:numFmt w:val="lowerRoman"/>
      <w:lvlText w:val="%9."/>
      <w:lvlJc w:val="right"/>
      <w:pPr>
        <w:tabs>
          <w:tab w:val="num" w:pos="6480"/>
        </w:tabs>
        <w:ind w:left="6480" w:hanging="180"/>
      </w:pPr>
    </w:lvl>
  </w:abstractNum>
  <w:abstractNum w:abstractNumId="6">
    <w:nsid w:val="22710CB9"/>
    <w:multiLevelType w:val="hybridMultilevel"/>
    <w:tmpl w:val="A12CC0B0"/>
    <w:lvl w:ilvl="0" w:tplc="BA2CDA0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B53443E"/>
    <w:multiLevelType w:val="multilevel"/>
    <w:tmpl w:val="BFC2E9BE"/>
    <w:lvl w:ilvl="0">
      <w:start w:val="1"/>
      <w:numFmt w:val="decimal"/>
      <w:pStyle w:val="Heading1"/>
      <w:lvlText w:val="%1"/>
      <w:lvlJc w:val="left"/>
      <w:pPr>
        <w:tabs>
          <w:tab w:val="num" w:pos="360"/>
        </w:tabs>
        <w:ind w:left="0" w:firstLine="0"/>
      </w:pPr>
      <w:rPr>
        <w:rFonts w:ascii="Times New Roman" w:hAnsi="Times New Roman" w:cs="Times New Roman" w:hint="default"/>
        <w:sz w:val="32"/>
        <w:szCs w:val="32"/>
      </w:rPr>
    </w:lvl>
    <w:lvl w:ilvl="1">
      <w:start w:val="1"/>
      <w:numFmt w:val="decimal"/>
      <w:pStyle w:val="Heading2"/>
      <w:lvlText w:val="%1.%2"/>
      <w:lvlJc w:val="left"/>
      <w:pPr>
        <w:tabs>
          <w:tab w:val="num" w:pos="720"/>
        </w:tabs>
        <w:ind w:left="720" w:hanging="720"/>
      </w:pPr>
      <w:rPr>
        <w:rFonts w:ascii="Times New Roman" w:eastAsia="Times New Roman" w:hAnsi="Times New Roman" w:cs="Times New Roman"/>
        <w:b/>
        <w:i w:val="0"/>
      </w:rPr>
    </w:lvl>
    <w:lvl w:ilvl="2">
      <w:start w:val="1"/>
      <w:numFmt w:val="decimal"/>
      <w:pStyle w:val="Heading3"/>
      <w:lvlText w:val="%1.%2.%3"/>
      <w:lvlJc w:val="left"/>
      <w:pPr>
        <w:tabs>
          <w:tab w:val="num" w:pos="720"/>
        </w:tabs>
        <w:ind w:left="720" w:hanging="720"/>
      </w:pPr>
      <w:rPr>
        <w:rFonts w:ascii="Times New Roman" w:hAnsi="Times New Roman" w:cs="Times New Roman" w:hint="default"/>
        <w:sz w:val="24"/>
        <w:szCs w:val="24"/>
      </w:rPr>
    </w:lvl>
    <w:lvl w:ilvl="3">
      <w:start w:val="1"/>
      <w:numFmt w:val="decimal"/>
      <w:pStyle w:val="Heading4"/>
      <w:lvlText w:val="%1.%2.%3.%4"/>
      <w:lvlJc w:val="left"/>
      <w:pPr>
        <w:tabs>
          <w:tab w:val="num" w:pos="864"/>
        </w:tabs>
        <w:ind w:left="864" w:hanging="864"/>
      </w:pPr>
      <w:rPr>
        <w:rFonts w:hint="default"/>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2CF579C5"/>
    <w:multiLevelType w:val="hybridMultilevel"/>
    <w:tmpl w:val="90B0569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32EB2C00"/>
    <w:multiLevelType w:val="hybridMultilevel"/>
    <w:tmpl w:val="B1C669E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111182"/>
    <w:multiLevelType w:val="hybridMultilevel"/>
    <w:tmpl w:val="98CEC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0594509"/>
    <w:multiLevelType w:val="multilevel"/>
    <w:tmpl w:val="884EB688"/>
    <w:lvl w:ilvl="0">
      <w:start w:val="1"/>
      <w:numFmt w:val="decimal"/>
      <w:pStyle w:val="Style4"/>
      <w:lvlText w:val="%1."/>
      <w:lvlJc w:val="left"/>
      <w:pPr>
        <w:tabs>
          <w:tab w:val="num" w:pos="600"/>
        </w:tabs>
        <w:ind w:left="600" w:hanging="360"/>
      </w:pPr>
      <w:rPr>
        <w:rFonts w:cs="Times New Roman"/>
      </w:rPr>
    </w:lvl>
    <w:lvl w:ilvl="1">
      <w:start w:val="1"/>
      <w:numFmt w:val="decimal"/>
      <w:lvlText w:val="%1.%2."/>
      <w:lvlJc w:val="left"/>
      <w:pPr>
        <w:tabs>
          <w:tab w:val="num" w:pos="1032"/>
        </w:tabs>
        <w:ind w:left="1032" w:hanging="432"/>
      </w:pPr>
      <w:rPr>
        <w:rFonts w:cs="Times New Roman"/>
      </w:rPr>
    </w:lvl>
    <w:lvl w:ilvl="2">
      <w:start w:val="1"/>
      <w:numFmt w:val="decimal"/>
      <w:lvlText w:val="%1.%2.%3."/>
      <w:lvlJc w:val="left"/>
      <w:pPr>
        <w:tabs>
          <w:tab w:val="num" w:pos="1680"/>
        </w:tabs>
        <w:ind w:left="1464" w:hanging="504"/>
      </w:pPr>
      <w:rPr>
        <w:rFonts w:cs="Times New Roman"/>
      </w:rPr>
    </w:lvl>
    <w:lvl w:ilvl="3">
      <w:start w:val="1"/>
      <w:numFmt w:val="decimal"/>
      <w:lvlText w:val="%1.%2.%3.%4."/>
      <w:lvlJc w:val="left"/>
      <w:pPr>
        <w:tabs>
          <w:tab w:val="num" w:pos="2400"/>
        </w:tabs>
        <w:ind w:left="1968" w:hanging="648"/>
      </w:pPr>
      <w:rPr>
        <w:rFonts w:cs="Times New Roman"/>
      </w:rPr>
    </w:lvl>
    <w:lvl w:ilvl="4">
      <w:start w:val="1"/>
      <w:numFmt w:val="decimal"/>
      <w:lvlText w:val="%1.%2.%3.%4.%5."/>
      <w:lvlJc w:val="left"/>
      <w:pPr>
        <w:tabs>
          <w:tab w:val="num" w:pos="2760"/>
        </w:tabs>
        <w:ind w:left="2472" w:hanging="792"/>
      </w:pPr>
      <w:rPr>
        <w:rFonts w:cs="Times New Roman"/>
      </w:rPr>
    </w:lvl>
    <w:lvl w:ilvl="5">
      <w:start w:val="1"/>
      <w:numFmt w:val="decimal"/>
      <w:lvlText w:val="%1.%2.%3.%4.%5.%6."/>
      <w:lvlJc w:val="left"/>
      <w:pPr>
        <w:tabs>
          <w:tab w:val="num" w:pos="3480"/>
        </w:tabs>
        <w:ind w:left="2976" w:hanging="936"/>
      </w:pPr>
      <w:rPr>
        <w:rFonts w:cs="Times New Roman"/>
      </w:rPr>
    </w:lvl>
    <w:lvl w:ilvl="6">
      <w:start w:val="1"/>
      <w:numFmt w:val="decimal"/>
      <w:lvlText w:val="%1.%2.%3.%4.%5.%6.%7."/>
      <w:lvlJc w:val="left"/>
      <w:pPr>
        <w:tabs>
          <w:tab w:val="num" w:pos="3840"/>
        </w:tabs>
        <w:ind w:left="3480" w:hanging="1080"/>
      </w:pPr>
      <w:rPr>
        <w:rFonts w:cs="Times New Roman"/>
      </w:rPr>
    </w:lvl>
    <w:lvl w:ilvl="7">
      <w:start w:val="1"/>
      <w:numFmt w:val="decimal"/>
      <w:lvlText w:val="%1.%2.%3.%4.%5.%6.%7.%8."/>
      <w:lvlJc w:val="left"/>
      <w:pPr>
        <w:tabs>
          <w:tab w:val="num" w:pos="4560"/>
        </w:tabs>
        <w:ind w:left="3984" w:hanging="1224"/>
      </w:pPr>
      <w:rPr>
        <w:rFonts w:cs="Times New Roman"/>
      </w:rPr>
    </w:lvl>
    <w:lvl w:ilvl="8">
      <w:start w:val="1"/>
      <w:numFmt w:val="decimal"/>
      <w:lvlText w:val="%1.%2.%3.%4.%5.%6.%7.%8.%9."/>
      <w:lvlJc w:val="left"/>
      <w:pPr>
        <w:tabs>
          <w:tab w:val="num" w:pos="5280"/>
        </w:tabs>
        <w:ind w:left="4560" w:hanging="1440"/>
      </w:pPr>
      <w:rPr>
        <w:rFonts w:cs="Times New Roman"/>
      </w:rPr>
    </w:lvl>
  </w:abstractNum>
  <w:abstractNum w:abstractNumId="12">
    <w:nsid w:val="42F57C66"/>
    <w:multiLevelType w:val="hybridMultilevel"/>
    <w:tmpl w:val="5950AC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3B6657B"/>
    <w:multiLevelType w:val="hybridMultilevel"/>
    <w:tmpl w:val="02D89A5E"/>
    <w:lvl w:ilvl="0" w:tplc="5970725E">
      <w:start w:val="1"/>
      <w:numFmt w:val="lowerLetter"/>
      <w:lvlText w:val="%1. - "/>
      <w:lvlJc w:val="left"/>
      <w:pPr>
        <w:tabs>
          <w:tab w:val="num" w:pos="1080"/>
        </w:tabs>
        <w:ind w:left="1080" w:hanging="720"/>
      </w:pPr>
      <w:rPr>
        <w:rFonts w:hint="default"/>
      </w:rPr>
    </w:lvl>
    <w:lvl w:ilvl="1" w:tplc="0CEE4F26" w:tentative="1">
      <w:start w:val="1"/>
      <w:numFmt w:val="lowerLetter"/>
      <w:lvlText w:val="%2."/>
      <w:lvlJc w:val="left"/>
      <w:pPr>
        <w:tabs>
          <w:tab w:val="num" w:pos="1440"/>
        </w:tabs>
        <w:ind w:left="1440" w:hanging="360"/>
      </w:pPr>
    </w:lvl>
    <w:lvl w:ilvl="2" w:tplc="C34E2B9C" w:tentative="1">
      <w:start w:val="1"/>
      <w:numFmt w:val="lowerRoman"/>
      <w:lvlText w:val="%3."/>
      <w:lvlJc w:val="right"/>
      <w:pPr>
        <w:tabs>
          <w:tab w:val="num" w:pos="2160"/>
        </w:tabs>
        <w:ind w:left="2160" w:hanging="180"/>
      </w:pPr>
    </w:lvl>
    <w:lvl w:ilvl="3" w:tplc="8374A2A6" w:tentative="1">
      <w:start w:val="1"/>
      <w:numFmt w:val="decimal"/>
      <w:lvlText w:val="%4."/>
      <w:lvlJc w:val="left"/>
      <w:pPr>
        <w:tabs>
          <w:tab w:val="num" w:pos="2880"/>
        </w:tabs>
        <w:ind w:left="2880" w:hanging="360"/>
      </w:pPr>
    </w:lvl>
    <w:lvl w:ilvl="4" w:tplc="4C1ADF9C" w:tentative="1">
      <w:start w:val="1"/>
      <w:numFmt w:val="lowerLetter"/>
      <w:lvlText w:val="%5."/>
      <w:lvlJc w:val="left"/>
      <w:pPr>
        <w:tabs>
          <w:tab w:val="num" w:pos="3600"/>
        </w:tabs>
        <w:ind w:left="3600" w:hanging="360"/>
      </w:pPr>
    </w:lvl>
    <w:lvl w:ilvl="5" w:tplc="F62CB2BC" w:tentative="1">
      <w:start w:val="1"/>
      <w:numFmt w:val="lowerRoman"/>
      <w:lvlText w:val="%6."/>
      <w:lvlJc w:val="right"/>
      <w:pPr>
        <w:tabs>
          <w:tab w:val="num" w:pos="4320"/>
        </w:tabs>
        <w:ind w:left="4320" w:hanging="180"/>
      </w:pPr>
    </w:lvl>
    <w:lvl w:ilvl="6" w:tplc="7E82D882" w:tentative="1">
      <w:start w:val="1"/>
      <w:numFmt w:val="decimal"/>
      <w:lvlText w:val="%7."/>
      <w:lvlJc w:val="left"/>
      <w:pPr>
        <w:tabs>
          <w:tab w:val="num" w:pos="5040"/>
        </w:tabs>
        <w:ind w:left="5040" w:hanging="360"/>
      </w:pPr>
    </w:lvl>
    <w:lvl w:ilvl="7" w:tplc="B29446FC" w:tentative="1">
      <w:start w:val="1"/>
      <w:numFmt w:val="lowerLetter"/>
      <w:lvlText w:val="%8."/>
      <w:lvlJc w:val="left"/>
      <w:pPr>
        <w:tabs>
          <w:tab w:val="num" w:pos="5760"/>
        </w:tabs>
        <w:ind w:left="5760" w:hanging="360"/>
      </w:pPr>
    </w:lvl>
    <w:lvl w:ilvl="8" w:tplc="B79ED654" w:tentative="1">
      <w:start w:val="1"/>
      <w:numFmt w:val="lowerRoman"/>
      <w:lvlText w:val="%9."/>
      <w:lvlJc w:val="right"/>
      <w:pPr>
        <w:tabs>
          <w:tab w:val="num" w:pos="6480"/>
        </w:tabs>
        <w:ind w:left="6480" w:hanging="180"/>
      </w:pPr>
    </w:lvl>
  </w:abstractNum>
  <w:abstractNum w:abstractNumId="14">
    <w:nsid w:val="4C0238AC"/>
    <w:multiLevelType w:val="hybridMultilevel"/>
    <w:tmpl w:val="95A2E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17402B4"/>
    <w:multiLevelType w:val="hybridMultilevel"/>
    <w:tmpl w:val="E9EE0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D7048FE"/>
    <w:multiLevelType w:val="hybridMultilevel"/>
    <w:tmpl w:val="02862EBE"/>
    <w:lvl w:ilvl="0" w:tplc="04090001">
      <w:start w:val="1"/>
      <w:numFmt w:val="lowerRoman"/>
      <w:lvlText w:val="%1."/>
      <w:lvlJc w:val="right"/>
      <w:pPr>
        <w:tabs>
          <w:tab w:val="num" w:pos="900"/>
        </w:tabs>
        <w:ind w:left="900" w:hanging="18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666F7964"/>
    <w:multiLevelType w:val="hybridMultilevel"/>
    <w:tmpl w:val="A1F4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003B79"/>
    <w:multiLevelType w:val="hybridMultilevel"/>
    <w:tmpl w:val="C48CC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3E43074"/>
    <w:multiLevelType w:val="hybridMultilevel"/>
    <w:tmpl w:val="D2AC94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64C16A2"/>
    <w:multiLevelType w:val="hybridMultilevel"/>
    <w:tmpl w:val="F160A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6A19D9"/>
    <w:multiLevelType w:val="hybridMultilevel"/>
    <w:tmpl w:val="7DFC8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F5E7F50"/>
    <w:multiLevelType w:val="hybridMultilevel"/>
    <w:tmpl w:val="C5A4A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3"/>
  </w:num>
  <w:num w:numId="3">
    <w:abstractNumId w:val="5"/>
  </w:num>
  <w:num w:numId="4">
    <w:abstractNumId w:val="2"/>
  </w:num>
  <w:num w:numId="5">
    <w:abstractNumId w:val="16"/>
  </w:num>
  <w:num w:numId="6">
    <w:abstractNumId w:val="7"/>
  </w:num>
  <w:num w:numId="7">
    <w:abstractNumId w:val="6"/>
  </w:num>
  <w:num w:numId="8">
    <w:abstractNumId w:val="12"/>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11"/>
  </w:num>
  <w:num w:numId="32">
    <w:abstractNumId w:val="20"/>
  </w:num>
  <w:num w:numId="33">
    <w:abstractNumId w:val="8"/>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9"/>
  </w:num>
  <w:num w:numId="37">
    <w:abstractNumId w:val="17"/>
  </w:num>
  <w:num w:numId="38">
    <w:abstractNumId w:val="18"/>
  </w:num>
  <w:num w:numId="39">
    <w:abstractNumId w:val="4"/>
  </w:num>
  <w:num w:numId="40">
    <w:abstractNumId w:val="0"/>
  </w:num>
  <w:num w:numId="41">
    <w:abstractNumId w:val="10"/>
  </w:num>
  <w:num w:numId="42">
    <w:abstractNumId w:val="14"/>
  </w:num>
  <w:num w:numId="43">
    <w:abstractNumId w:val="21"/>
  </w:num>
  <w:num w:numId="44">
    <w:abstractNumId w:val="22"/>
  </w:num>
  <w:num w:numId="45">
    <w:abstractNumId w:val="15"/>
  </w:num>
  <w:num w:numId="46">
    <w:abstractNumId w:val="19"/>
  </w:num>
  <w:num w:numId="4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drawingGridHorizontalSpacing w:val="100"/>
  <w:drawingGridVerticalSpacing w:val="100"/>
  <w:characterSpacingControl w:val="doNotCompress"/>
  <w:hdrShapeDefaults>
    <o:shapedefaults v:ext="edit" spidmax="2049">
      <o:colormru v:ext="edit" colors="#6f9,#ff9,#9f3,#c0f,#f9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6FE"/>
    <w:rsid w:val="00002C56"/>
    <w:rsid w:val="00005D73"/>
    <w:rsid w:val="00006DD5"/>
    <w:rsid w:val="00006EBE"/>
    <w:rsid w:val="0001341A"/>
    <w:rsid w:val="00013BB3"/>
    <w:rsid w:val="00015D00"/>
    <w:rsid w:val="00020F15"/>
    <w:rsid w:val="00021B28"/>
    <w:rsid w:val="00022965"/>
    <w:rsid w:val="000252C9"/>
    <w:rsid w:val="00026967"/>
    <w:rsid w:val="0003107A"/>
    <w:rsid w:val="0003261E"/>
    <w:rsid w:val="00032D21"/>
    <w:rsid w:val="00033071"/>
    <w:rsid w:val="00033C3F"/>
    <w:rsid w:val="000349E1"/>
    <w:rsid w:val="000363C8"/>
    <w:rsid w:val="00037A1F"/>
    <w:rsid w:val="00037F9F"/>
    <w:rsid w:val="00040B01"/>
    <w:rsid w:val="00040BF6"/>
    <w:rsid w:val="000436D9"/>
    <w:rsid w:val="0004477E"/>
    <w:rsid w:val="000454EF"/>
    <w:rsid w:val="0004592D"/>
    <w:rsid w:val="000462C0"/>
    <w:rsid w:val="0004634A"/>
    <w:rsid w:val="0005057D"/>
    <w:rsid w:val="00053FA6"/>
    <w:rsid w:val="0006026B"/>
    <w:rsid w:val="00062769"/>
    <w:rsid w:val="00063E3A"/>
    <w:rsid w:val="00065928"/>
    <w:rsid w:val="00066D55"/>
    <w:rsid w:val="00067439"/>
    <w:rsid w:val="00070814"/>
    <w:rsid w:val="0007120B"/>
    <w:rsid w:val="000739E1"/>
    <w:rsid w:val="00074072"/>
    <w:rsid w:val="00074342"/>
    <w:rsid w:val="0007487F"/>
    <w:rsid w:val="00076953"/>
    <w:rsid w:val="00081A2E"/>
    <w:rsid w:val="00082CB7"/>
    <w:rsid w:val="00083039"/>
    <w:rsid w:val="00085F3C"/>
    <w:rsid w:val="000869C5"/>
    <w:rsid w:val="00091C56"/>
    <w:rsid w:val="000A1116"/>
    <w:rsid w:val="000A295E"/>
    <w:rsid w:val="000A5E08"/>
    <w:rsid w:val="000B0FD9"/>
    <w:rsid w:val="000B3C73"/>
    <w:rsid w:val="000B66A7"/>
    <w:rsid w:val="000C30DC"/>
    <w:rsid w:val="000D1DF9"/>
    <w:rsid w:val="000D2A9A"/>
    <w:rsid w:val="000D3CCF"/>
    <w:rsid w:val="000D440B"/>
    <w:rsid w:val="000D62C2"/>
    <w:rsid w:val="000D63DF"/>
    <w:rsid w:val="000E05F4"/>
    <w:rsid w:val="000E19CF"/>
    <w:rsid w:val="000E1BAF"/>
    <w:rsid w:val="000E1F6E"/>
    <w:rsid w:val="000E2628"/>
    <w:rsid w:val="000E3B08"/>
    <w:rsid w:val="000E6202"/>
    <w:rsid w:val="000E6A5F"/>
    <w:rsid w:val="000E7E4D"/>
    <w:rsid w:val="000F6469"/>
    <w:rsid w:val="00101748"/>
    <w:rsid w:val="001067ED"/>
    <w:rsid w:val="00106B78"/>
    <w:rsid w:val="00110CD2"/>
    <w:rsid w:val="00113390"/>
    <w:rsid w:val="00113718"/>
    <w:rsid w:val="0011413B"/>
    <w:rsid w:val="001158F4"/>
    <w:rsid w:val="0011659A"/>
    <w:rsid w:val="001172A5"/>
    <w:rsid w:val="00120D20"/>
    <w:rsid w:val="00121069"/>
    <w:rsid w:val="00121E75"/>
    <w:rsid w:val="00125DAC"/>
    <w:rsid w:val="00133E2B"/>
    <w:rsid w:val="00134092"/>
    <w:rsid w:val="00135DDA"/>
    <w:rsid w:val="0013607C"/>
    <w:rsid w:val="001379DD"/>
    <w:rsid w:val="00137D42"/>
    <w:rsid w:val="00140C98"/>
    <w:rsid w:val="00142580"/>
    <w:rsid w:val="001439F9"/>
    <w:rsid w:val="00143EE2"/>
    <w:rsid w:val="00144B2A"/>
    <w:rsid w:val="0015017D"/>
    <w:rsid w:val="0015067A"/>
    <w:rsid w:val="0015177C"/>
    <w:rsid w:val="001536AB"/>
    <w:rsid w:val="001547B2"/>
    <w:rsid w:val="00155F9E"/>
    <w:rsid w:val="001605D2"/>
    <w:rsid w:val="00165893"/>
    <w:rsid w:val="0017173B"/>
    <w:rsid w:val="00180063"/>
    <w:rsid w:val="00181FC7"/>
    <w:rsid w:val="00182370"/>
    <w:rsid w:val="00183FF9"/>
    <w:rsid w:val="001847C8"/>
    <w:rsid w:val="00185871"/>
    <w:rsid w:val="001A14D0"/>
    <w:rsid w:val="001A54B7"/>
    <w:rsid w:val="001A55D9"/>
    <w:rsid w:val="001A6732"/>
    <w:rsid w:val="001B0343"/>
    <w:rsid w:val="001B1AC7"/>
    <w:rsid w:val="001B2C38"/>
    <w:rsid w:val="001B3B37"/>
    <w:rsid w:val="001B5294"/>
    <w:rsid w:val="001B5C9D"/>
    <w:rsid w:val="001B62FC"/>
    <w:rsid w:val="001B7598"/>
    <w:rsid w:val="001C0395"/>
    <w:rsid w:val="001C267D"/>
    <w:rsid w:val="001C312F"/>
    <w:rsid w:val="001C4B14"/>
    <w:rsid w:val="001C5F68"/>
    <w:rsid w:val="001C6C70"/>
    <w:rsid w:val="001C7440"/>
    <w:rsid w:val="001D5367"/>
    <w:rsid w:val="001D5A61"/>
    <w:rsid w:val="001D60CE"/>
    <w:rsid w:val="001D6C58"/>
    <w:rsid w:val="001D790A"/>
    <w:rsid w:val="001E0B10"/>
    <w:rsid w:val="001E2E3E"/>
    <w:rsid w:val="001E4444"/>
    <w:rsid w:val="001E7A9C"/>
    <w:rsid w:val="001F3A33"/>
    <w:rsid w:val="001F5E92"/>
    <w:rsid w:val="001F684B"/>
    <w:rsid w:val="001F736A"/>
    <w:rsid w:val="001F7A97"/>
    <w:rsid w:val="00201874"/>
    <w:rsid w:val="00202CB1"/>
    <w:rsid w:val="002059AE"/>
    <w:rsid w:val="00205CFC"/>
    <w:rsid w:val="002070C1"/>
    <w:rsid w:val="0020799D"/>
    <w:rsid w:val="00211286"/>
    <w:rsid w:val="00213C26"/>
    <w:rsid w:val="00213F4A"/>
    <w:rsid w:val="00214180"/>
    <w:rsid w:val="00215E38"/>
    <w:rsid w:val="0021611A"/>
    <w:rsid w:val="00217E8E"/>
    <w:rsid w:val="00223A7D"/>
    <w:rsid w:val="002241BC"/>
    <w:rsid w:val="002259B0"/>
    <w:rsid w:val="00226FA6"/>
    <w:rsid w:val="00230CF4"/>
    <w:rsid w:val="00231D76"/>
    <w:rsid w:val="00234B3D"/>
    <w:rsid w:val="0023549C"/>
    <w:rsid w:val="002360B4"/>
    <w:rsid w:val="00237685"/>
    <w:rsid w:val="0024071A"/>
    <w:rsid w:val="00241158"/>
    <w:rsid w:val="0024219C"/>
    <w:rsid w:val="002425E6"/>
    <w:rsid w:val="0024684E"/>
    <w:rsid w:val="00247750"/>
    <w:rsid w:val="002547D9"/>
    <w:rsid w:val="002550AF"/>
    <w:rsid w:val="0025587B"/>
    <w:rsid w:val="002570D0"/>
    <w:rsid w:val="00257DAE"/>
    <w:rsid w:val="00262C46"/>
    <w:rsid w:val="00263AE2"/>
    <w:rsid w:val="00265C73"/>
    <w:rsid w:val="00267BBC"/>
    <w:rsid w:val="00270062"/>
    <w:rsid w:val="00270516"/>
    <w:rsid w:val="002706DE"/>
    <w:rsid w:val="002727FE"/>
    <w:rsid w:val="002755E0"/>
    <w:rsid w:val="00277D5B"/>
    <w:rsid w:val="0028019E"/>
    <w:rsid w:val="00283016"/>
    <w:rsid w:val="00287E91"/>
    <w:rsid w:val="00290C03"/>
    <w:rsid w:val="0029311B"/>
    <w:rsid w:val="0029358A"/>
    <w:rsid w:val="00294D5C"/>
    <w:rsid w:val="00294DCC"/>
    <w:rsid w:val="00297EEA"/>
    <w:rsid w:val="002A5D49"/>
    <w:rsid w:val="002A6472"/>
    <w:rsid w:val="002B1093"/>
    <w:rsid w:val="002B190B"/>
    <w:rsid w:val="002B64CB"/>
    <w:rsid w:val="002C2339"/>
    <w:rsid w:val="002C6644"/>
    <w:rsid w:val="002C7292"/>
    <w:rsid w:val="002D0007"/>
    <w:rsid w:val="002D2563"/>
    <w:rsid w:val="002D282B"/>
    <w:rsid w:val="002D3A04"/>
    <w:rsid w:val="002E38A6"/>
    <w:rsid w:val="002E7E8A"/>
    <w:rsid w:val="002F01E6"/>
    <w:rsid w:val="002F05CA"/>
    <w:rsid w:val="002F341A"/>
    <w:rsid w:val="002F6BB9"/>
    <w:rsid w:val="002F7ECC"/>
    <w:rsid w:val="0030002F"/>
    <w:rsid w:val="00300D6A"/>
    <w:rsid w:val="00301404"/>
    <w:rsid w:val="00302815"/>
    <w:rsid w:val="003034B0"/>
    <w:rsid w:val="003037DB"/>
    <w:rsid w:val="0030411D"/>
    <w:rsid w:val="00304412"/>
    <w:rsid w:val="00304C95"/>
    <w:rsid w:val="0030518A"/>
    <w:rsid w:val="00310A5B"/>
    <w:rsid w:val="00310C8B"/>
    <w:rsid w:val="00314D1B"/>
    <w:rsid w:val="00317BF0"/>
    <w:rsid w:val="00320CC4"/>
    <w:rsid w:val="00320F9E"/>
    <w:rsid w:val="00321115"/>
    <w:rsid w:val="00321966"/>
    <w:rsid w:val="00322F25"/>
    <w:rsid w:val="00326417"/>
    <w:rsid w:val="00326745"/>
    <w:rsid w:val="003271FD"/>
    <w:rsid w:val="0032751F"/>
    <w:rsid w:val="003312AD"/>
    <w:rsid w:val="00332F95"/>
    <w:rsid w:val="003343E9"/>
    <w:rsid w:val="00334A20"/>
    <w:rsid w:val="0033560B"/>
    <w:rsid w:val="003379CF"/>
    <w:rsid w:val="00341292"/>
    <w:rsid w:val="00342D89"/>
    <w:rsid w:val="003447B9"/>
    <w:rsid w:val="00350B26"/>
    <w:rsid w:val="00352D3D"/>
    <w:rsid w:val="003542B5"/>
    <w:rsid w:val="0035551F"/>
    <w:rsid w:val="00357C16"/>
    <w:rsid w:val="00362C71"/>
    <w:rsid w:val="003665DD"/>
    <w:rsid w:val="00367954"/>
    <w:rsid w:val="00371C3D"/>
    <w:rsid w:val="0037488D"/>
    <w:rsid w:val="00375AFC"/>
    <w:rsid w:val="00377C74"/>
    <w:rsid w:val="00380382"/>
    <w:rsid w:val="00384CC4"/>
    <w:rsid w:val="00386FBF"/>
    <w:rsid w:val="003876D9"/>
    <w:rsid w:val="00390314"/>
    <w:rsid w:val="0039093F"/>
    <w:rsid w:val="00391962"/>
    <w:rsid w:val="00394A1E"/>
    <w:rsid w:val="003968AE"/>
    <w:rsid w:val="00396AEA"/>
    <w:rsid w:val="00397138"/>
    <w:rsid w:val="00397869"/>
    <w:rsid w:val="003A0044"/>
    <w:rsid w:val="003A2780"/>
    <w:rsid w:val="003A4303"/>
    <w:rsid w:val="003A6813"/>
    <w:rsid w:val="003A710D"/>
    <w:rsid w:val="003A7ACF"/>
    <w:rsid w:val="003B18FF"/>
    <w:rsid w:val="003B29AA"/>
    <w:rsid w:val="003B451C"/>
    <w:rsid w:val="003B6EF4"/>
    <w:rsid w:val="003C06B9"/>
    <w:rsid w:val="003C167D"/>
    <w:rsid w:val="003C1787"/>
    <w:rsid w:val="003C21BB"/>
    <w:rsid w:val="003C39C3"/>
    <w:rsid w:val="003C4BC0"/>
    <w:rsid w:val="003C6DE5"/>
    <w:rsid w:val="003C7E4B"/>
    <w:rsid w:val="003D1DE9"/>
    <w:rsid w:val="003D2A39"/>
    <w:rsid w:val="003D5101"/>
    <w:rsid w:val="003D5A83"/>
    <w:rsid w:val="003D63BE"/>
    <w:rsid w:val="003E0215"/>
    <w:rsid w:val="003E26D6"/>
    <w:rsid w:val="003E62FF"/>
    <w:rsid w:val="003E6953"/>
    <w:rsid w:val="003E6CBD"/>
    <w:rsid w:val="003F4E16"/>
    <w:rsid w:val="003F606A"/>
    <w:rsid w:val="003F7516"/>
    <w:rsid w:val="00402D5C"/>
    <w:rsid w:val="00404977"/>
    <w:rsid w:val="004053FD"/>
    <w:rsid w:val="0040742D"/>
    <w:rsid w:val="00407727"/>
    <w:rsid w:val="00410FD9"/>
    <w:rsid w:val="00422341"/>
    <w:rsid w:val="004233AF"/>
    <w:rsid w:val="004241C0"/>
    <w:rsid w:val="00430555"/>
    <w:rsid w:val="00430AD6"/>
    <w:rsid w:val="004340A7"/>
    <w:rsid w:val="0043545C"/>
    <w:rsid w:val="004362D6"/>
    <w:rsid w:val="00436B3C"/>
    <w:rsid w:val="00443E41"/>
    <w:rsid w:val="004453A0"/>
    <w:rsid w:val="00445C33"/>
    <w:rsid w:val="0044658B"/>
    <w:rsid w:val="00450EA4"/>
    <w:rsid w:val="00452432"/>
    <w:rsid w:val="0045375C"/>
    <w:rsid w:val="00453C9C"/>
    <w:rsid w:val="004575FF"/>
    <w:rsid w:val="0046114F"/>
    <w:rsid w:val="004620CB"/>
    <w:rsid w:val="00463B33"/>
    <w:rsid w:val="00465C28"/>
    <w:rsid w:val="004660FF"/>
    <w:rsid w:val="00466960"/>
    <w:rsid w:val="00467465"/>
    <w:rsid w:val="004719BA"/>
    <w:rsid w:val="00471D4F"/>
    <w:rsid w:val="0047223F"/>
    <w:rsid w:val="0047406C"/>
    <w:rsid w:val="004742B6"/>
    <w:rsid w:val="004864BE"/>
    <w:rsid w:val="00486984"/>
    <w:rsid w:val="00487BB8"/>
    <w:rsid w:val="00487C7F"/>
    <w:rsid w:val="0049193E"/>
    <w:rsid w:val="00494CFA"/>
    <w:rsid w:val="00496E71"/>
    <w:rsid w:val="004A0CBC"/>
    <w:rsid w:val="004A1740"/>
    <w:rsid w:val="004A525B"/>
    <w:rsid w:val="004A6B45"/>
    <w:rsid w:val="004A7ECE"/>
    <w:rsid w:val="004B416F"/>
    <w:rsid w:val="004C0C8F"/>
    <w:rsid w:val="004C4E57"/>
    <w:rsid w:val="004C63FA"/>
    <w:rsid w:val="004D0716"/>
    <w:rsid w:val="004D2D4E"/>
    <w:rsid w:val="004D3305"/>
    <w:rsid w:val="004D61EF"/>
    <w:rsid w:val="004E195B"/>
    <w:rsid w:val="004F3C3A"/>
    <w:rsid w:val="004F61AC"/>
    <w:rsid w:val="00500230"/>
    <w:rsid w:val="00501E04"/>
    <w:rsid w:val="00505F51"/>
    <w:rsid w:val="005061BA"/>
    <w:rsid w:val="005105C6"/>
    <w:rsid w:val="005126E5"/>
    <w:rsid w:val="005144A3"/>
    <w:rsid w:val="00522AB1"/>
    <w:rsid w:val="00525028"/>
    <w:rsid w:val="00525540"/>
    <w:rsid w:val="00527965"/>
    <w:rsid w:val="00537ABF"/>
    <w:rsid w:val="00541542"/>
    <w:rsid w:val="005417FE"/>
    <w:rsid w:val="005430AA"/>
    <w:rsid w:val="00552916"/>
    <w:rsid w:val="00557674"/>
    <w:rsid w:val="0056058C"/>
    <w:rsid w:val="00560DDF"/>
    <w:rsid w:val="00563A21"/>
    <w:rsid w:val="005659D8"/>
    <w:rsid w:val="00566744"/>
    <w:rsid w:val="00573C31"/>
    <w:rsid w:val="005744C3"/>
    <w:rsid w:val="00574BD5"/>
    <w:rsid w:val="005773DA"/>
    <w:rsid w:val="00581887"/>
    <w:rsid w:val="00581A75"/>
    <w:rsid w:val="00583C8E"/>
    <w:rsid w:val="00585F7E"/>
    <w:rsid w:val="00587C29"/>
    <w:rsid w:val="00590FB7"/>
    <w:rsid w:val="005945CE"/>
    <w:rsid w:val="00595F50"/>
    <w:rsid w:val="005A1F8E"/>
    <w:rsid w:val="005A2270"/>
    <w:rsid w:val="005A3D64"/>
    <w:rsid w:val="005A4DB9"/>
    <w:rsid w:val="005A6561"/>
    <w:rsid w:val="005B0A12"/>
    <w:rsid w:val="005B21EB"/>
    <w:rsid w:val="005B3752"/>
    <w:rsid w:val="005B5058"/>
    <w:rsid w:val="005C34DB"/>
    <w:rsid w:val="005C41B9"/>
    <w:rsid w:val="005C5C3A"/>
    <w:rsid w:val="005C6352"/>
    <w:rsid w:val="005D1BEF"/>
    <w:rsid w:val="005D39F0"/>
    <w:rsid w:val="005D43B8"/>
    <w:rsid w:val="005D5C8E"/>
    <w:rsid w:val="005D6E38"/>
    <w:rsid w:val="005E0100"/>
    <w:rsid w:val="005E44B5"/>
    <w:rsid w:val="005E52AF"/>
    <w:rsid w:val="005F01CA"/>
    <w:rsid w:val="005F13A1"/>
    <w:rsid w:val="005F32C2"/>
    <w:rsid w:val="005F442C"/>
    <w:rsid w:val="005F64CD"/>
    <w:rsid w:val="005F72D2"/>
    <w:rsid w:val="00601CBA"/>
    <w:rsid w:val="006035E7"/>
    <w:rsid w:val="00604D0E"/>
    <w:rsid w:val="00605830"/>
    <w:rsid w:val="00605D98"/>
    <w:rsid w:val="00610567"/>
    <w:rsid w:val="00612CB6"/>
    <w:rsid w:val="0061310F"/>
    <w:rsid w:val="0061370E"/>
    <w:rsid w:val="006146E1"/>
    <w:rsid w:val="00624FDB"/>
    <w:rsid w:val="00631E62"/>
    <w:rsid w:val="006322E6"/>
    <w:rsid w:val="0063324E"/>
    <w:rsid w:val="0063611B"/>
    <w:rsid w:val="0063654A"/>
    <w:rsid w:val="0063674D"/>
    <w:rsid w:val="00637A7C"/>
    <w:rsid w:val="00642EB6"/>
    <w:rsid w:val="0064305C"/>
    <w:rsid w:val="006435DC"/>
    <w:rsid w:val="00644013"/>
    <w:rsid w:val="00644388"/>
    <w:rsid w:val="006444D8"/>
    <w:rsid w:val="00645992"/>
    <w:rsid w:val="00645BE0"/>
    <w:rsid w:val="00647ED6"/>
    <w:rsid w:val="0065308F"/>
    <w:rsid w:val="00654471"/>
    <w:rsid w:val="00654871"/>
    <w:rsid w:val="006548EB"/>
    <w:rsid w:val="00654A65"/>
    <w:rsid w:val="00660EF8"/>
    <w:rsid w:val="00662434"/>
    <w:rsid w:val="00666783"/>
    <w:rsid w:val="006709A7"/>
    <w:rsid w:val="006724EE"/>
    <w:rsid w:val="0067562A"/>
    <w:rsid w:val="0067616A"/>
    <w:rsid w:val="006817ED"/>
    <w:rsid w:val="00683DC1"/>
    <w:rsid w:val="00683ED6"/>
    <w:rsid w:val="00684C77"/>
    <w:rsid w:val="0069212E"/>
    <w:rsid w:val="00692C7B"/>
    <w:rsid w:val="00692EFC"/>
    <w:rsid w:val="00693A14"/>
    <w:rsid w:val="00695209"/>
    <w:rsid w:val="00697BB1"/>
    <w:rsid w:val="006A0144"/>
    <w:rsid w:val="006A12E0"/>
    <w:rsid w:val="006A2C3C"/>
    <w:rsid w:val="006A46BB"/>
    <w:rsid w:val="006B0628"/>
    <w:rsid w:val="006B0BCA"/>
    <w:rsid w:val="006B3944"/>
    <w:rsid w:val="006B509B"/>
    <w:rsid w:val="006C039C"/>
    <w:rsid w:val="006C34EA"/>
    <w:rsid w:val="006C6188"/>
    <w:rsid w:val="006D04D8"/>
    <w:rsid w:val="006D08BF"/>
    <w:rsid w:val="006D1D07"/>
    <w:rsid w:val="006D22F0"/>
    <w:rsid w:val="006D2B38"/>
    <w:rsid w:val="006D6A6F"/>
    <w:rsid w:val="006E4065"/>
    <w:rsid w:val="006E6211"/>
    <w:rsid w:val="006E67EB"/>
    <w:rsid w:val="006E6CD7"/>
    <w:rsid w:val="006E7200"/>
    <w:rsid w:val="006E7AFC"/>
    <w:rsid w:val="006F06FE"/>
    <w:rsid w:val="006F22C8"/>
    <w:rsid w:val="006F42AF"/>
    <w:rsid w:val="006F7021"/>
    <w:rsid w:val="006F7740"/>
    <w:rsid w:val="006F794A"/>
    <w:rsid w:val="00700E9B"/>
    <w:rsid w:val="007032D5"/>
    <w:rsid w:val="007034A5"/>
    <w:rsid w:val="00704147"/>
    <w:rsid w:val="007062D0"/>
    <w:rsid w:val="00706ACD"/>
    <w:rsid w:val="007076CE"/>
    <w:rsid w:val="0071105D"/>
    <w:rsid w:val="0071319D"/>
    <w:rsid w:val="007154B1"/>
    <w:rsid w:val="00720EE9"/>
    <w:rsid w:val="00722C3F"/>
    <w:rsid w:val="00724A10"/>
    <w:rsid w:val="00731287"/>
    <w:rsid w:val="0073558C"/>
    <w:rsid w:val="007355A8"/>
    <w:rsid w:val="0073621B"/>
    <w:rsid w:val="0073777F"/>
    <w:rsid w:val="00740F04"/>
    <w:rsid w:val="00744765"/>
    <w:rsid w:val="00744AE1"/>
    <w:rsid w:val="00744CB1"/>
    <w:rsid w:val="00750693"/>
    <w:rsid w:val="007567D5"/>
    <w:rsid w:val="00760532"/>
    <w:rsid w:val="00760C8F"/>
    <w:rsid w:val="00762FCD"/>
    <w:rsid w:val="007677BF"/>
    <w:rsid w:val="00770378"/>
    <w:rsid w:val="007738E8"/>
    <w:rsid w:val="007745E0"/>
    <w:rsid w:val="00775374"/>
    <w:rsid w:val="00775C36"/>
    <w:rsid w:val="00775E2C"/>
    <w:rsid w:val="007762B6"/>
    <w:rsid w:val="00776BF4"/>
    <w:rsid w:val="007807F6"/>
    <w:rsid w:val="00783993"/>
    <w:rsid w:val="00784966"/>
    <w:rsid w:val="00784FFF"/>
    <w:rsid w:val="00787E12"/>
    <w:rsid w:val="007933B2"/>
    <w:rsid w:val="00794237"/>
    <w:rsid w:val="0079430E"/>
    <w:rsid w:val="00794B5C"/>
    <w:rsid w:val="0079542C"/>
    <w:rsid w:val="007A0E46"/>
    <w:rsid w:val="007A3F53"/>
    <w:rsid w:val="007A4DFA"/>
    <w:rsid w:val="007A5D93"/>
    <w:rsid w:val="007A66C2"/>
    <w:rsid w:val="007A6C2E"/>
    <w:rsid w:val="007A6FE9"/>
    <w:rsid w:val="007B03BD"/>
    <w:rsid w:val="007B0F1C"/>
    <w:rsid w:val="007B0FC5"/>
    <w:rsid w:val="007B14C8"/>
    <w:rsid w:val="007B160A"/>
    <w:rsid w:val="007C0AE9"/>
    <w:rsid w:val="007C1DDC"/>
    <w:rsid w:val="007C616F"/>
    <w:rsid w:val="007C6377"/>
    <w:rsid w:val="007C65BA"/>
    <w:rsid w:val="007C7A69"/>
    <w:rsid w:val="007E2BE7"/>
    <w:rsid w:val="007E2F51"/>
    <w:rsid w:val="007E7D3C"/>
    <w:rsid w:val="007E7F49"/>
    <w:rsid w:val="007F03C9"/>
    <w:rsid w:val="007F2F34"/>
    <w:rsid w:val="007F50C2"/>
    <w:rsid w:val="007F6FB8"/>
    <w:rsid w:val="00800393"/>
    <w:rsid w:val="008005C6"/>
    <w:rsid w:val="00801971"/>
    <w:rsid w:val="00805C17"/>
    <w:rsid w:val="00815C0E"/>
    <w:rsid w:val="008164F4"/>
    <w:rsid w:val="00823546"/>
    <w:rsid w:val="0082420E"/>
    <w:rsid w:val="00824AD6"/>
    <w:rsid w:val="00826A28"/>
    <w:rsid w:val="00826EED"/>
    <w:rsid w:val="00830FE6"/>
    <w:rsid w:val="008314FC"/>
    <w:rsid w:val="008324C8"/>
    <w:rsid w:val="00833886"/>
    <w:rsid w:val="00835F4B"/>
    <w:rsid w:val="0083721C"/>
    <w:rsid w:val="0084107F"/>
    <w:rsid w:val="00841541"/>
    <w:rsid w:val="00842B6C"/>
    <w:rsid w:val="008438B7"/>
    <w:rsid w:val="00844472"/>
    <w:rsid w:val="00844F48"/>
    <w:rsid w:val="0084549D"/>
    <w:rsid w:val="0084556E"/>
    <w:rsid w:val="00845D99"/>
    <w:rsid w:val="00846AFE"/>
    <w:rsid w:val="00847C0A"/>
    <w:rsid w:val="008513CE"/>
    <w:rsid w:val="00851DE4"/>
    <w:rsid w:val="00853F14"/>
    <w:rsid w:val="0085472B"/>
    <w:rsid w:val="008565D6"/>
    <w:rsid w:val="00857389"/>
    <w:rsid w:val="0085743D"/>
    <w:rsid w:val="00861E99"/>
    <w:rsid w:val="008652FF"/>
    <w:rsid w:val="008674F6"/>
    <w:rsid w:val="00867DC2"/>
    <w:rsid w:val="00871EE8"/>
    <w:rsid w:val="00872B0E"/>
    <w:rsid w:val="00872E6B"/>
    <w:rsid w:val="0087357D"/>
    <w:rsid w:val="008738AB"/>
    <w:rsid w:val="00874518"/>
    <w:rsid w:val="00875BF7"/>
    <w:rsid w:val="00876F2B"/>
    <w:rsid w:val="0087792C"/>
    <w:rsid w:val="00877A59"/>
    <w:rsid w:val="00882749"/>
    <w:rsid w:val="00893CA5"/>
    <w:rsid w:val="008958F2"/>
    <w:rsid w:val="0089688B"/>
    <w:rsid w:val="00897EAE"/>
    <w:rsid w:val="008A2AD5"/>
    <w:rsid w:val="008A32A9"/>
    <w:rsid w:val="008A3F46"/>
    <w:rsid w:val="008A455F"/>
    <w:rsid w:val="008A4E83"/>
    <w:rsid w:val="008A6A46"/>
    <w:rsid w:val="008B079F"/>
    <w:rsid w:val="008B157E"/>
    <w:rsid w:val="008B2FBC"/>
    <w:rsid w:val="008B525A"/>
    <w:rsid w:val="008B55E3"/>
    <w:rsid w:val="008B5AD5"/>
    <w:rsid w:val="008B5DC5"/>
    <w:rsid w:val="008B719A"/>
    <w:rsid w:val="008C12BE"/>
    <w:rsid w:val="008C6A8E"/>
    <w:rsid w:val="008D0FFB"/>
    <w:rsid w:val="008D15D7"/>
    <w:rsid w:val="008D6092"/>
    <w:rsid w:val="008E1990"/>
    <w:rsid w:val="008E5CCF"/>
    <w:rsid w:val="008E6B15"/>
    <w:rsid w:val="008F2957"/>
    <w:rsid w:val="008F2F29"/>
    <w:rsid w:val="008F6525"/>
    <w:rsid w:val="0090294A"/>
    <w:rsid w:val="00905C81"/>
    <w:rsid w:val="009060B3"/>
    <w:rsid w:val="00910AA2"/>
    <w:rsid w:val="009110A7"/>
    <w:rsid w:val="00916EE1"/>
    <w:rsid w:val="00920F31"/>
    <w:rsid w:val="00922E8C"/>
    <w:rsid w:val="00923332"/>
    <w:rsid w:val="00923E8C"/>
    <w:rsid w:val="0092560B"/>
    <w:rsid w:val="00925C80"/>
    <w:rsid w:val="00933219"/>
    <w:rsid w:val="00933C01"/>
    <w:rsid w:val="00933E12"/>
    <w:rsid w:val="00934381"/>
    <w:rsid w:val="00936A7B"/>
    <w:rsid w:val="00942128"/>
    <w:rsid w:val="009500C2"/>
    <w:rsid w:val="009506B1"/>
    <w:rsid w:val="00950787"/>
    <w:rsid w:val="00952764"/>
    <w:rsid w:val="00954539"/>
    <w:rsid w:val="009550DA"/>
    <w:rsid w:val="00955755"/>
    <w:rsid w:val="00957520"/>
    <w:rsid w:val="00960559"/>
    <w:rsid w:val="00960FE4"/>
    <w:rsid w:val="00964730"/>
    <w:rsid w:val="009668C6"/>
    <w:rsid w:val="0097011D"/>
    <w:rsid w:val="00970B59"/>
    <w:rsid w:val="00970FB8"/>
    <w:rsid w:val="00971244"/>
    <w:rsid w:val="00972B8E"/>
    <w:rsid w:val="009741BB"/>
    <w:rsid w:val="00974CCB"/>
    <w:rsid w:val="009773D1"/>
    <w:rsid w:val="00980E2D"/>
    <w:rsid w:val="0098349F"/>
    <w:rsid w:val="00983F99"/>
    <w:rsid w:val="00984798"/>
    <w:rsid w:val="00985E6A"/>
    <w:rsid w:val="00986E99"/>
    <w:rsid w:val="00992C74"/>
    <w:rsid w:val="0099370D"/>
    <w:rsid w:val="0099411C"/>
    <w:rsid w:val="009964A4"/>
    <w:rsid w:val="00996BDA"/>
    <w:rsid w:val="009A091E"/>
    <w:rsid w:val="009A20BD"/>
    <w:rsid w:val="009A43EA"/>
    <w:rsid w:val="009A629E"/>
    <w:rsid w:val="009A7444"/>
    <w:rsid w:val="009B12E4"/>
    <w:rsid w:val="009B1F4A"/>
    <w:rsid w:val="009B2553"/>
    <w:rsid w:val="009B3197"/>
    <w:rsid w:val="009B5B75"/>
    <w:rsid w:val="009B787E"/>
    <w:rsid w:val="009B788C"/>
    <w:rsid w:val="009C05B0"/>
    <w:rsid w:val="009C10AC"/>
    <w:rsid w:val="009C17A1"/>
    <w:rsid w:val="009C2EFD"/>
    <w:rsid w:val="009C3A63"/>
    <w:rsid w:val="009C5145"/>
    <w:rsid w:val="009C788F"/>
    <w:rsid w:val="009D1468"/>
    <w:rsid w:val="009D1E2A"/>
    <w:rsid w:val="009D2BD7"/>
    <w:rsid w:val="009D5762"/>
    <w:rsid w:val="009D7F11"/>
    <w:rsid w:val="009E1AAC"/>
    <w:rsid w:val="009E4651"/>
    <w:rsid w:val="009E505E"/>
    <w:rsid w:val="009E557F"/>
    <w:rsid w:val="009E6AA4"/>
    <w:rsid w:val="009E7560"/>
    <w:rsid w:val="009E772E"/>
    <w:rsid w:val="009F04CA"/>
    <w:rsid w:val="009F21E9"/>
    <w:rsid w:val="009F7F33"/>
    <w:rsid w:val="00A02025"/>
    <w:rsid w:val="00A02784"/>
    <w:rsid w:val="00A03070"/>
    <w:rsid w:val="00A03C8C"/>
    <w:rsid w:val="00A05245"/>
    <w:rsid w:val="00A112F5"/>
    <w:rsid w:val="00A12E57"/>
    <w:rsid w:val="00A149BB"/>
    <w:rsid w:val="00A157D0"/>
    <w:rsid w:val="00A17F40"/>
    <w:rsid w:val="00A20FBD"/>
    <w:rsid w:val="00A26DA2"/>
    <w:rsid w:val="00A27885"/>
    <w:rsid w:val="00A344D5"/>
    <w:rsid w:val="00A34B67"/>
    <w:rsid w:val="00A34D1A"/>
    <w:rsid w:val="00A3537C"/>
    <w:rsid w:val="00A40DEC"/>
    <w:rsid w:val="00A43A4A"/>
    <w:rsid w:val="00A43CD8"/>
    <w:rsid w:val="00A540C3"/>
    <w:rsid w:val="00A61C6F"/>
    <w:rsid w:val="00A621B5"/>
    <w:rsid w:val="00A631E8"/>
    <w:rsid w:val="00A639E8"/>
    <w:rsid w:val="00A639EE"/>
    <w:rsid w:val="00A656D5"/>
    <w:rsid w:val="00A65BA7"/>
    <w:rsid w:val="00A66146"/>
    <w:rsid w:val="00A72683"/>
    <w:rsid w:val="00A73D9F"/>
    <w:rsid w:val="00A75AB9"/>
    <w:rsid w:val="00A75E7B"/>
    <w:rsid w:val="00A80793"/>
    <w:rsid w:val="00A81916"/>
    <w:rsid w:val="00A83A4D"/>
    <w:rsid w:val="00A86743"/>
    <w:rsid w:val="00A8689B"/>
    <w:rsid w:val="00A868C3"/>
    <w:rsid w:val="00A86920"/>
    <w:rsid w:val="00A92AC8"/>
    <w:rsid w:val="00A93584"/>
    <w:rsid w:val="00A957B2"/>
    <w:rsid w:val="00A96DFC"/>
    <w:rsid w:val="00A973FA"/>
    <w:rsid w:val="00AA0302"/>
    <w:rsid w:val="00AA0537"/>
    <w:rsid w:val="00AA0E06"/>
    <w:rsid w:val="00AA277C"/>
    <w:rsid w:val="00AA2A88"/>
    <w:rsid w:val="00AA3D82"/>
    <w:rsid w:val="00AA43BE"/>
    <w:rsid w:val="00AA4434"/>
    <w:rsid w:val="00AA492B"/>
    <w:rsid w:val="00AA49A6"/>
    <w:rsid w:val="00AA5C56"/>
    <w:rsid w:val="00AB08C8"/>
    <w:rsid w:val="00AB3F76"/>
    <w:rsid w:val="00AB505D"/>
    <w:rsid w:val="00AB5EE8"/>
    <w:rsid w:val="00AC0B99"/>
    <w:rsid w:val="00AC4065"/>
    <w:rsid w:val="00AC4D4A"/>
    <w:rsid w:val="00AC650A"/>
    <w:rsid w:val="00AD1A82"/>
    <w:rsid w:val="00AD45D9"/>
    <w:rsid w:val="00AD5262"/>
    <w:rsid w:val="00AD616E"/>
    <w:rsid w:val="00AE4553"/>
    <w:rsid w:val="00AE5932"/>
    <w:rsid w:val="00AE6609"/>
    <w:rsid w:val="00AE662C"/>
    <w:rsid w:val="00AE6BFE"/>
    <w:rsid w:val="00AF2FA9"/>
    <w:rsid w:val="00AF448C"/>
    <w:rsid w:val="00AF452A"/>
    <w:rsid w:val="00AF6222"/>
    <w:rsid w:val="00AF62FD"/>
    <w:rsid w:val="00AF66F1"/>
    <w:rsid w:val="00B00E0A"/>
    <w:rsid w:val="00B01AEB"/>
    <w:rsid w:val="00B02952"/>
    <w:rsid w:val="00B033C1"/>
    <w:rsid w:val="00B05CAA"/>
    <w:rsid w:val="00B07E14"/>
    <w:rsid w:val="00B11247"/>
    <w:rsid w:val="00B13399"/>
    <w:rsid w:val="00B13F9C"/>
    <w:rsid w:val="00B200B3"/>
    <w:rsid w:val="00B20179"/>
    <w:rsid w:val="00B2182D"/>
    <w:rsid w:val="00B21F9E"/>
    <w:rsid w:val="00B302C1"/>
    <w:rsid w:val="00B30FF8"/>
    <w:rsid w:val="00B405D9"/>
    <w:rsid w:val="00B46A44"/>
    <w:rsid w:val="00B46F96"/>
    <w:rsid w:val="00B474E8"/>
    <w:rsid w:val="00B47C4A"/>
    <w:rsid w:val="00B47ED8"/>
    <w:rsid w:val="00B522A6"/>
    <w:rsid w:val="00B52ABE"/>
    <w:rsid w:val="00B60534"/>
    <w:rsid w:val="00B6236E"/>
    <w:rsid w:val="00B64BE6"/>
    <w:rsid w:val="00B6506D"/>
    <w:rsid w:val="00B718B7"/>
    <w:rsid w:val="00B723CB"/>
    <w:rsid w:val="00B72941"/>
    <w:rsid w:val="00B7374B"/>
    <w:rsid w:val="00B76118"/>
    <w:rsid w:val="00B77F94"/>
    <w:rsid w:val="00B800FF"/>
    <w:rsid w:val="00B80103"/>
    <w:rsid w:val="00B80739"/>
    <w:rsid w:val="00B807E4"/>
    <w:rsid w:val="00B8299B"/>
    <w:rsid w:val="00B84A18"/>
    <w:rsid w:val="00B87859"/>
    <w:rsid w:val="00B879B7"/>
    <w:rsid w:val="00B93DCE"/>
    <w:rsid w:val="00B94C9F"/>
    <w:rsid w:val="00B94F7F"/>
    <w:rsid w:val="00B976B6"/>
    <w:rsid w:val="00BA1AF9"/>
    <w:rsid w:val="00BA310B"/>
    <w:rsid w:val="00BA7F25"/>
    <w:rsid w:val="00BB3B0B"/>
    <w:rsid w:val="00BB45AD"/>
    <w:rsid w:val="00BC013B"/>
    <w:rsid w:val="00BC0987"/>
    <w:rsid w:val="00BC670D"/>
    <w:rsid w:val="00BD0C98"/>
    <w:rsid w:val="00BD1C82"/>
    <w:rsid w:val="00BE04C5"/>
    <w:rsid w:val="00BE12CE"/>
    <w:rsid w:val="00BE1487"/>
    <w:rsid w:val="00BE53AD"/>
    <w:rsid w:val="00BE792C"/>
    <w:rsid w:val="00BF1D6A"/>
    <w:rsid w:val="00BF1DDC"/>
    <w:rsid w:val="00BF4A96"/>
    <w:rsid w:val="00BF54E8"/>
    <w:rsid w:val="00BF5EBC"/>
    <w:rsid w:val="00BF67A7"/>
    <w:rsid w:val="00BF737A"/>
    <w:rsid w:val="00C04449"/>
    <w:rsid w:val="00C10A65"/>
    <w:rsid w:val="00C13062"/>
    <w:rsid w:val="00C171AC"/>
    <w:rsid w:val="00C17814"/>
    <w:rsid w:val="00C17F08"/>
    <w:rsid w:val="00C24583"/>
    <w:rsid w:val="00C24AD6"/>
    <w:rsid w:val="00C274E3"/>
    <w:rsid w:val="00C300E9"/>
    <w:rsid w:val="00C30B1D"/>
    <w:rsid w:val="00C3515C"/>
    <w:rsid w:val="00C37367"/>
    <w:rsid w:val="00C45AE5"/>
    <w:rsid w:val="00C46026"/>
    <w:rsid w:val="00C468F3"/>
    <w:rsid w:val="00C46FC1"/>
    <w:rsid w:val="00C51184"/>
    <w:rsid w:val="00C55137"/>
    <w:rsid w:val="00C559A4"/>
    <w:rsid w:val="00C57983"/>
    <w:rsid w:val="00C62944"/>
    <w:rsid w:val="00C64DB1"/>
    <w:rsid w:val="00C665F1"/>
    <w:rsid w:val="00C66E8E"/>
    <w:rsid w:val="00C73F03"/>
    <w:rsid w:val="00C743BE"/>
    <w:rsid w:val="00C764D4"/>
    <w:rsid w:val="00C7653B"/>
    <w:rsid w:val="00C77B28"/>
    <w:rsid w:val="00C81B34"/>
    <w:rsid w:val="00C8209A"/>
    <w:rsid w:val="00C83ECF"/>
    <w:rsid w:val="00C869F8"/>
    <w:rsid w:val="00C919B8"/>
    <w:rsid w:val="00C91F26"/>
    <w:rsid w:val="00C94D11"/>
    <w:rsid w:val="00C952AB"/>
    <w:rsid w:val="00C953A4"/>
    <w:rsid w:val="00CA0069"/>
    <w:rsid w:val="00CA4B2F"/>
    <w:rsid w:val="00CA59A3"/>
    <w:rsid w:val="00CA5BBA"/>
    <w:rsid w:val="00CA7388"/>
    <w:rsid w:val="00CB0DAB"/>
    <w:rsid w:val="00CB0F0B"/>
    <w:rsid w:val="00CB2099"/>
    <w:rsid w:val="00CB5326"/>
    <w:rsid w:val="00CC0748"/>
    <w:rsid w:val="00CC4252"/>
    <w:rsid w:val="00CC59C4"/>
    <w:rsid w:val="00CC644E"/>
    <w:rsid w:val="00CC6701"/>
    <w:rsid w:val="00CC6733"/>
    <w:rsid w:val="00CC6F3B"/>
    <w:rsid w:val="00CC7486"/>
    <w:rsid w:val="00CC78C7"/>
    <w:rsid w:val="00CD2750"/>
    <w:rsid w:val="00CD4E76"/>
    <w:rsid w:val="00CD78E6"/>
    <w:rsid w:val="00CD7C27"/>
    <w:rsid w:val="00CD7EA3"/>
    <w:rsid w:val="00CE0739"/>
    <w:rsid w:val="00CE4BBC"/>
    <w:rsid w:val="00CE52AD"/>
    <w:rsid w:val="00CF01F9"/>
    <w:rsid w:val="00CF1813"/>
    <w:rsid w:val="00CF1A73"/>
    <w:rsid w:val="00CF33A3"/>
    <w:rsid w:val="00CF36A6"/>
    <w:rsid w:val="00CF6341"/>
    <w:rsid w:val="00D00AF6"/>
    <w:rsid w:val="00D00E29"/>
    <w:rsid w:val="00D03392"/>
    <w:rsid w:val="00D03865"/>
    <w:rsid w:val="00D05657"/>
    <w:rsid w:val="00D069B8"/>
    <w:rsid w:val="00D10E54"/>
    <w:rsid w:val="00D13633"/>
    <w:rsid w:val="00D13ACD"/>
    <w:rsid w:val="00D176E6"/>
    <w:rsid w:val="00D212B6"/>
    <w:rsid w:val="00D214A9"/>
    <w:rsid w:val="00D21C4D"/>
    <w:rsid w:val="00D21D2D"/>
    <w:rsid w:val="00D22BA8"/>
    <w:rsid w:val="00D23250"/>
    <w:rsid w:val="00D240A1"/>
    <w:rsid w:val="00D27940"/>
    <w:rsid w:val="00D30050"/>
    <w:rsid w:val="00D30C25"/>
    <w:rsid w:val="00D31480"/>
    <w:rsid w:val="00D33EE5"/>
    <w:rsid w:val="00D37630"/>
    <w:rsid w:val="00D37B22"/>
    <w:rsid w:val="00D42A1B"/>
    <w:rsid w:val="00D50023"/>
    <w:rsid w:val="00D50ACF"/>
    <w:rsid w:val="00D52C25"/>
    <w:rsid w:val="00D535CF"/>
    <w:rsid w:val="00D54725"/>
    <w:rsid w:val="00D572D9"/>
    <w:rsid w:val="00D60B7D"/>
    <w:rsid w:val="00D62AAC"/>
    <w:rsid w:val="00D65FFD"/>
    <w:rsid w:val="00D70677"/>
    <w:rsid w:val="00D72615"/>
    <w:rsid w:val="00D72A68"/>
    <w:rsid w:val="00D72DE4"/>
    <w:rsid w:val="00D757F8"/>
    <w:rsid w:val="00D75874"/>
    <w:rsid w:val="00D77C12"/>
    <w:rsid w:val="00D77E1F"/>
    <w:rsid w:val="00D81CC4"/>
    <w:rsid w:val="00D8225E"/>
    <w:rsid w:val="00D83BFA"/>
    <w:rsid w:val="00D8449C"/>
    <w:rsid w:val="00D847A6"/>
    <w:rsid w:val="00D87B3F"/>
    <w:rsid w:val="00D90F7D"/>
    <w:rsid w:val="00D915CA"/>
    <w:rsid w:val="00D91C92"/>
    <w:rsid w:val="00D94C72"/>
    <w:rsid w:val="00D95329"/>
    <w:rsid w:val="00DA15B6"/>
    <w:rsid w:val="00DA1E01"/>
    <w:rsid w:val="00DB11FF"/>
    <w:rsid w:val="00DB1EBF"/>
    <w:rsid w:val="00DB1ED0"/>
    <w:rsid w:val="00DB4F2C"/>
    <w:rsid w:val="00DB5F02"/>
    <w:rsid w:val="00DB64B7"/>
    <w:rsid w:val="00DB6CAA"/>
    <w:rsid w:val="00DB7BB7"/>
    <w:rsid w:val="00DC04B3"/>
    <w:rsid w:val="00DC1022"/>
    <w:rsid w:val="00DC62F1"/>
    <w:rsid w:val="00DC6447"/>
    <w:rsid w:val="00DD0305"/>
    <w:rsid w:val="00DD08E5"/>
    <w:rsid w:val="00DD18AD"/>
    <w:rsid w:val="00DD1A80"/>
    <w:rsid w:val="00DD305D"/>
    <w:rsid w:val="00DD399A"/>
    <w:rsid w:val="00DD5F43"/>
    <w:rsid w:val="00DE476C"/>
    <w:rsid w:val="00DE4A5D"/>
    <w:rsid w:val="00DE4D09"/>
    <w:rsid w:val="00DF08AD"/>
    <w:rsid w:val="00DF199D"/>
    <w:rsid w:val="00DF2469"/>
    <w:rsid w:val="00DF31A2"/>
    <w:rsid w:val="00DF5075"/>
    <w:rsid w:val="00E0500A"/>
    <w:rsid w:val="00E12249"/>
    <w:rsid w:val="00E12EC6"/>
    <w:rsid w:val="00E138E8"/>
    <w:rsid w:val="00E14E55"/>
    <w:rsid w:val="00E1591B"/>
    <w:rsid w:val="00E16A3C"/>
    <w:rsid w:val="00E16C2D"/>
    <w:rsid w:val="00E17114"/>
    <w:rsid w:val="00E17723"/>
    <w:rsid w:val="00E207A7"/>
    <w:rsid w:val="00E2702C"/>
    <w:rsid w:val="00E27117"/>
    <w:rsid w:val="00E3048C"/>
    <w:rsid w:val="00E3215A"/>
    <w:rsid w:val="00E336FF"/>
    <w:rsid w:val="00E3410D"/>
    <w:rsid w:val="00E34CD3"/>
    <w:rsid w:val="00E3566B"/>
    <w:rsid w:val="00E358C7"/>
    <w:rsid w:val="00E37EBE"/>
    <w:rsid w:val="00E40A49"/>
    <w:rsid w:val="00E4117C"/>
    <w:rsid w:val="00E414EF"/>
    <w:rsid w:val="00E42E67"/>
    <w:rsid w:val="00E43847"/>
    <w:rsid w:val="00E54CB8"/>
    <w:rsid w:val="00E60D53"/>
    <w:rsid w:val="00E62429"/>
    <w:rsid w:val="00E62F4C"/>
    <w:rsid w:val="00E64655"/>
    <w:rsid w:val="00E66442"/>
    <w:rsid w:val="00E67DE4"/>
    <w:rsid w:val="00E70426"/>
    <w:rsid w:val="00E72363"/>
    <w:rsid w:val="00E72F10"/>
    <w:rsid w:val="00E761DB"/>
    <w:rsid w:val="00E768DA"/>
    <w:rsid w:val="00E773B5"/>
    <w:rsid w:val="00E77C7F"/>
    <w:rsid w:val="00E82436"/>
    <w:rsid w:val="00E826AB"/>
    <w:rsid w:val="00E831F5"/>
    <w:rsid w:val="00E84B43"/>
    <w:rsid w:val="00E879FC"/>
    <w:rsid w:val="00E911CA"/>
    <w:rsid w:val="00E91A10"/>
    <w:rsid w:val="00E95831"/>
    <w:rsid w:val="00E958C8"/>
    <w:rsid w:val="00E9779E"/>
    <w:rsid w:val="00EA3FF8"/>
    <w:rsid w:val="00EA41A0"/>
    <w:rsid w:val="00EB17D6"/>
    <w:rsid w:val="00EC12FA"/>
    <w:rsid w:val="00ED032A"/>
    <w:rsid w:val="00ED05A9"/>
    <w:rsid w:val="00ED0BC6"/>
    <w:rsid w:val="00ED18BE"/>
    <w:rsid w:val="00ED24DD"/>
    <w:rsid w:val="00ED2855"/>
    <w:rsid w:val="00ED731C"/>
    <w:rsid w:val="00EE1CFF"/>
    <w:rsid w:val="00EE1F65"/>
    <w:rsid w:val="00EE22B4"/>
    <w:rsid w:val="00EE273C"/>
    <w:rsid w:val="00EE39F4"/>
    <w:rsid w:val="00EE51C4"/>
    <w:rsid w:val="00EE6A12"/>
    <w:rsid w:val="00EE7326"/>
    <w:rsid w:val="00EF019E"/>
    <w:rsid w:val="00EF0999"/>
    <w:rsid w:val="00EF164C"/>
    <w:rsid w:val="00EF3FFD"/>
    <w:rsid w:val="00F0157D"/>
    <w:rsid w:val="00F015A1"/>
    <w:rsid w:val="00F04A94"/>
    <w:rsid w:val="00F06760"/>
    <w:rsid w:val="00F12F0D"/>
    <w:rsid w:val="00F13BD0"/>
    <w:rsid w:val="00F14558"/>
    <w:rsid w:val="00F14650"/>
    <w:rsid w:val="00F15FB9"/>
    <w:rsid w:val="00F17186"/>
    <w:rsid w:val="00F1728F"/>
    <w:rsid w:val="00F173B1"/>
    <w:rsid w:val="00F24C95"/>
    <w:rsid w:val="00F263CB"/>
    <w:rsid w:val="00F31F71"/>
    <w:rsid w:val="00F322CF"/>
    <w:rsid w:val="00F32759"/>
    <w:rsid w:val="00F33FC7"/>
    <w:rsid w:val="00F362A1"/>
    <w:rsid w:val="00F36E78"/>
    <w:rsid w:val="00F41E9B"/>
    <w:rsid w:val="00F43E69"/>
    <w:rsid w:val="00F4456C"/>
    <w:rsid w:val="00F5074A"/>
    <w:rsid w:val="00F5084F"/>
    <w:rsid w:val="00F57FF6"/>
    <w:rsid w:val="00F6073E"/>
    <w:rsid w:val="00F60D16"/>
    <w:rsid w:val="00F6239B"/>
    <w:rsid w:val="00F64394"/>
    <w:rsid w:val="00F67C78"/>
    <w:rsid w:val="00F726CA"/>
    <w:rsid w:val="00F72EA4"/>
    <w:rsid w:val="00F737D6"/>
    <w:rsid w:val="00F75D2E"/>
    <w:rsid w:val="00F764DF"/>
    <w:rsid w:val="00F76892"/>
    <w:rsid w:val="00F8020B"/>
    <w:rsid w:val="00F805F3"/>
    <w:rsid w:val="00F810D2"/>
    <w:rsid w:val="00F817CF"/>
    <w:rsid w:val="00F8290C"/>
    <w:rsid w:val="00F84A47"/>
    <w:rsid w:val="00F85570"/>
    <w:rsid w:val="00F857FA"/>
    <w:rsid w:val="00F85DDD"/>
    <w:rsid w:val="00F85EF7"/>
    <w:rsid w:val="00F87FBA"/>
    <w:rsid w:val="00FA64F8"/>
    <w:rsid w:val="00FA71E2"/>
    <w:rsid w:val="00FA7A75"/>
    <w:rsid w:val="00FB2C0B"/>
    <w:rsid w:val="00FB3CF3"/>
    <w:rsid w:val="00FB72B0"/>
    <w:rsid w:val="00FC3757"/>
    <w:rsid w:val="00FC5544"/>
    <w:rsid w:val="00FC6B19"/>
    <w:rsid w:val="00FD06BF"/>
    <w:rsid w:val="00FD16AF"/>
    <w:rsid w:val="00FD48C7"/>
    <w:rsid w:val="00FD5831"/>
    <w:rsid w:val="00FD708A"/>
    <w:rsid w:val="00FE3AAC"/>
    <w:rsid w:val="00FE584B"/>
    <w:rsid w:val="00FE5896"/>
    <w:rsid w:val="00FE6CE6"/>
    <w:rsid w:val="00FF0E30"/>
    <w:rsid w:val="00FF1779"/>
    <w:rsid w:val="00FF1AA9"/>
    <w:rsid w:val="00FF23D7"/>
    <w:rsid w:val="00FF6C61"/>
    <w:rsid w:val="00FF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6f9,#ff9,#9f3,#c0f,#f9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A6472"/>
    <w:pPr>
      <w:spacing w:before="120"/>
    </w:pPr>
    <w:rPr>
      <w:sz w:val="22"/>
      <w:szCs w:val="24"/>
    </w:rPr>
  </w:style>
  <w:style w:type="paragraph" w:styleId="Heading1">
    <w:name w:val="heading 1"/>
    <w:aliases w:val="Doc Title"/>
    <w:basedOn w:val="Normal"/>
    <w:next w:val="Normal"/>
    <w:qFormat/>
    <w:rsid w:val="0063674D"/>
    <w:pPr>
      <w:keepNext/>
      <w:numPr>
        <w:numId w:val="1"/>
      </w:numPr>
      <w:spacing w:before="360" w:after="180"/>
      <w:outlineLvl w:val="0"/>
    </w:pPr>
    <w:rPr>
      <w:rFonts w:cs="Arial"/>
      <w:b/>
      <w:bCs/>
      <w:kern w:val="32"/>
      <w:sz w:val="32"/>
      <w:szCs w:val="32"/>
    </w:rPr>
  </w:style>
  <w:style w:type="paragraph" w:styleId="Heading2">
    <w:name w:val="heading 2"/>
    <w:aliases w:val="Char1"/>
    <w:basedOn w:val="Normal"/>
    <w:next w:val="Normal"/>
    <w:qFormat/>
    <w:rsid w:val="0063674D"/>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qFormat/>
    <w:rsid w:val="00083039"/>
    <w:pPr>
      <w:keepNext/>
      <w:numPr>
        <w:ilvl w:val="2"/>
        <w:numId w:val="1"/>
      </w:numPr>
      <w:spacing w:before="240" w:after="60"/>
      <w:outlineLvl w:val="2"/>
    </w:pPr>
    <w:rPr>
      <w:rFonts w:cs="Arial"/>
      <w:b/>
      <w:bCs/>
      <w:sz w:val="24"/>
    </w:rPr>
  </w:style>
  <w:style w:type="paragraph" w:styleId="Heading4">
    <w:name w:val="heading 4"/>
    <w:basedOn w:val="Normal"/>
    <w:next w:val="Normal"/>
    <w:qFormat/>
    <w:rsid w:val="00AC4065"/>
    <w:pPr>
      <w:keepNext/>
      <w:numPr>
        <w:ilvl w:val="3"/>
        <w:numId w:val="1"/>
      </w:numPr>
      <w:spacing w:before="240" w:after="60"/>
      <w:outlineLvl w:val="3"/>
    </w:pPr>
    <w:rPr>
      <w:b/>
      <w:bCs/>
      <w:sz w:val="24"/>
    </w:rPr>
  </w:style>
  <w:style w:type="paragraph" w:styleId="Heading5">
    <w:name w:val="heading 5"/>
    <w:basedOn w:val="Normal"/>
    <w:next w:val="Normal"/>
    <w:qFormat/>
    <w:rsid w:val="006F06FE"/>
    <w:pPr>
      <w:numPr>
        <w:ilvl w:val="4"/>
        <w:numId w:val="1"/>
      </w:numPr>
      <w:spacing w:before="240" w:after="60"/>
      <w:outlineLvl w:val="4"/>
    </w:pPr>
    <w:rPr>
      <w:b/>
      <w:bCs/>
      <w:i/>
      <w:iCs/>
      <w:sz w:val="26"/>
      <w:szCs w:val="26"/>
    </w:rPr>
  </w:style>
  <w:style w:type="paragraph" w:styleId="Heading6">
    <w:name w:val="heading 6"/>
    <w:basedOn w:val="Normal"/>
    <w:next w:val="Normal"/>
    <w:qFormat/>
    <w:rsid w:val="006F06FE"/>
    <w:pPr>
      <w:numPr>
        <w:ilvl w:val="5"/>
        <w:numId w:val="1"/>
      </w:numPr>
      <w:spacing w:before="240" w:after="60"/>
      <w:outlineLvl w:val="5"/>
    </w:pPr>
    <w:rPr>
      <w:b/>
      <w:bCs/>
      <w:szCs w:val="22"/>
    </w:rPr>
  </w:style>
  <w:style w:type="paragraph" w:styleId="Heading7">
    <w:name w:val="heading 7"/>
    <w:basedOn w:val="Normal"/>
    <w:next w:val="Normal"/>
    <w:qFormat/>
    <w:rsid w:val="006F06FE"/>
    <w:pPr>
      <w:numPr>
        <w:ilvl w:val="6"/>
        <w:numId w:val="1"/>
      </w:numPr>
      <w:spacing w:before="240" w:after="60"/>
      <w:outlineLvl w:val="6"/>
    </w:pPr>
  </w:style>
  <w:style w:type="paragraph" w:styleId="Heading8">
    <w:name w:val="heading 8"/>
    <w:basedOn w:val="Normal"/>
    <w:next w:val="Normal"/>
    <w:qFormat/>
    <w:rsid w:val="006F06FE"/>
    <w:pPr>
      <w:numPr>
        <w:ilvl w:val="7"/>
        <w:numId w:val="1"/>
      </w:numPr>
      <w:spacing w:before="240" w:after="60"/>
      <w:outlineLvl w:val="7"/>
    </w:pPr>
    <w:rPr>
      <w:i/>
      <w:iCs/>
    </w:rPr>
  </w:style>
  <w:style w:type="paragraph" w:styleId="Heading9">
    <w:name w:val="heading 9"/>
    <w:basedOn w:val="Normal"/>
    <w:next w:val="Normal"/>
    <w:qFormat/>
    <w:rsid w:val="006F06FE"/>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w:basedOn w:val="Normal"/>
    <w:link w:val="HeaderChar1"/>
    <w:rsid w:val="006F06FE"/>
    <w:pPr>
      <w:tabs>
        <w:tab w:val="center" w:pos="4320"/>
        <w:tab w:val="right" w:pos="8640"/>
      </w:tabs>
    </w:pPr>
    <w:rPr>
      <w:szCs w:val="20"/>
    </w:rPr>
  </w:style>
  <w:style w:type="paragraph" w:styleId="Footer">
    <w:name w:val="footer"/>
    <w:basedOn w:val="Normal"/>
    <w:rsid w:val="006F06FE"/>
    <w:pPr>
      <w:tabs>
        <w:tab w:val="center" w:pos="4320"/>
        <w:tab w:val="right" w:pos="8640"/>
      </w:tabs>
    </w:pPr>
  </w:style>
  <w:style w:type="table" w:styleId="TableGrid">
    <w:name w:val="Table Grid"/>
    <w:basedOn w:val="TableNormal"/>
    <w:rsid w:val="006F0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F06FE"/>
    <w:rPr>
      <w:color w:val="0000FF"/>
      <w:u w:val="single"/>
    </w:rPr>
  </w:style>
  <w:style w:type="character" w:styleId="PageNumber">
    <w:name w:val="page number"/>
    <w:basedOn w:val="DefaultParagraphFont"/>
    <w:rsid w:val="00E911CA"/>
  </w:style>
  <w:style w:type="character" w:customStyle="1" w:styleId="HeaderChar1">
    <w:name w:val="Header Char1"/>
    <w:aliases w:val="Header Char Char"/>
    <w:basedOn w:val="DefaultParagraphFont"/>
    <w:link w:val="Header"/>
    <w:rsid w:val="00E911CA"/>
    <w:rPr>
      <w:sz w:val="24"/>
      <w:lang w:val="en-US" w:eastAsia="en-US" w:bidi="ar-SA"/>
    </w:rPr>
  </w:style>
  <w:style w:type="paragraph" w:styleId="TOC1">
    <w:name w:val="toc 1"/>
    <w:basedOn w:val="Normal"/>
    <w:next w:val="Normal"/>
    <w:uiPriority w:val="39"/>
    <w:rsid w:val="00C3515C"/>
    <w:pPr>
      <w:tabs>
        <w:tab w:val="right" w:leader="dot" w:pos="8640"/>
      </w:tabs>
      <w:spacing w:after="120"/>
      <w:ind w:left="720" w:hanging="720"/>
    </w:pPr>
    <w:rPr>
      <w:color w:val="0000FF"/>
      <w:szCs w:val="22"/>
      <w:u w:val="words"/>
    </w:rPr>
  </w:style>
  <w:style w:type="paragraph" w:styleId="TOC2">
    <w:name w:val="toc 2"/>
    <w:basedOn w:val="Normal"/>
    <w:next w:val="Normal"/>
    <w:uiPriority w:val="39"/>
    <w:rsid w:val="00C3515C"/>
    <w:pPr>
      <w:tabs>
        <w:tab w:val="left" w:pos="1000"/>
        <w:tab w:val="right" w:leader="dot" w:pos="8630"/>
      </w:tabs>
      <w:ind w:left="1196" w:hanging="994"/>
    </w:pPr>
    <w:rPr>
      <w:color w:val="0000FF"/>
      <w:szCs w:val="22"/>
      <w:u w:val="words"/>
    </w:rPr>
  </w:style>
  <w:style w:type="paragraph" w:styleId="TOC3">
    <w:name w:val="toc 3"/>
    <w:basedOn w:val="Normal"/>
    <w:next w:val="Normal"/>
    <w:uiPriority w:val="39"/>
    <w:rsid w:val="00C3515C"/>
    <w:pPr>
      <w:tabs>
        <w:tab w:val="left" w:pos="1195"/>
        <w:tab w:val="right" w:leader="dot" w:pos="8626"/>
      </w:tabs>
      <w:ind w:left="400"/>
    </w:pPr>
    <w:rPr>
      <w:color w:val="0000FF"/>
      <w:szCs w:val="22"/>
      <w:u w:val="words"/>
    </w:rPr>
  </w:style>
  <w:style w:type="paragraph" w:styleId="Caption">
    <w:name w:val="caption"/>
    <w:basedOn w:val="Normal"/>
    <w:next w:val="Normal"/>
    <w:unhideWhenUsed/>
    <w:qFormat/>
    <w:rsid w:val="00C3515C"/>
    <w:pPr>
      <w:keepNext/>
      <w:keepLines/>
      <w:spacing w:before="240" w:after="120"/>
      <w:jc w:val="center"/>
    </w:pPr>
    <w:rPr>
      <w:b/>
      <w:bCs/>
      <w:sz w:val="18"/>
      <w:szCs w:val="18"/>
      <w:lang w:eastAsia="en-GB"/>
    </w:rPr>
  </w:style>
  <w:style w:type="paragraph" w:styleId="NormalWeb">
    <w:name w:val="Normal (Web)"/>
    <w:basedOn w:val="Normal"/>
    <w:uiPriority w:val="99"/>
    <w:rsid w:val="00624FDB"/>
    <w:pPr>
      <w:spacing w:before="100" w:beforeAutospacing="1" w:after="100" w:afterAutospacing="1"/>
    </w:pPr>
  </w:style>
  <w:style w:type="paragraph" w:styleId="TableofFigures">
    <w:name w:val="table of figures"/>
    <w:basedOn w:val="Normal"/>
    <w:next w:val="Normal"/>
    <w:uiPriority w:val="99"/>
    <w:rsid w:val="00624FDB"/>
  </w:style>
  <w:style w:type="paragraph" w:customStyle="1" w:styleId="Default">
    <w:name w:val="Default"/>
    <w:rsid w:val="008652FF"/>
    <w:pPr>
      <w:autoSpaceDE w:val="0"/>
      <w:autoSpaceDN w:val="0"/>
      <w:adjustRightInd w:val="0"/>
    </w:pPr>
    <w:rPr>
      <w:color w:val="000000"/>
      <w:sz w:val="24"/>
      <w:szCs w:val="24"/>
    </w:rPr>
  </w:style>
  <w:style w:type="character" w:styleId="CommentReference">
    <w:name w:val="annotation reference"/>
    <w:basedOn w:val="DefaultParagraphFont"/>
    <w:semiHidden/>
    <w:rsid w:val="00B723CB"/>
    <w:rPr>
      <w:sz w:val="16"/>
      <w:szCs w:val="16"/>
    </w:rPr>
  </w:style>
  <w:style w:type="paragraph" w:styleId="CommentText">
    <w:name w:val="annotation text"/>
    <w:basedOn w:val="Normal"/>
    <w:link w:val="CommentTextChar"/>
    <w:semiHidden/>
    <w:rsid w:val="00B723CB"/>
    <w:rPr>
      <w:sz w:val="20"/>
      <w:szCs w:val="20"/>
    </w:rPr>
  </w:style>
  <w:style w:type="paragraph" w:styleId="CommentSubject">
    <w:name w:val="annotation subject"/>
    <w:basedOn w:val="CommentText"/>
    <w:next w:val="CommentText"/>
    <w:semiHidden/>
    <w:rsid w:val="00B723CB"/>
    <w:rPr>
      <w:b/>
      <w:bCs/>
    </w:rPr>
  </w:style>
  <w:style w:type="paragraph" w:styleId="BalloonText">
    <w:name w:val="Balloon Text"/>
    <w:basedOn w:val="Normal"/>
    <w:semiHidden/>
    <w:rsid w:val="00B723CB"/>
    <w:rPr>
      <w:rFonts w:ascii="Tahoma" w:hAnsi="Tahoma" w:cs="Tahoma"/>
      <w:sz w:val="16"/>
      <w:szCs w:val="16"/>
    </w:rPr>
  </w:style>
  <w:style w:type="character" w:styleId="FollowedHyperlink">
    <w:name w:val="FollowedHyperlink"/>
    <w:basedOn w:val="DefaultParagraphFont"/>
    <w:rsid w:val="00800393"/>
    <w:rPr>
      <w:color w:val="800080"/>
      <w:u w:val="single"/>
    </w:rPr>
  </w:style>
  <w:style w:type="paragraph" w:customStyle="1" w:styleId="Style4">
    <w:name w:val="Style4"/>
    <w:basedOn w:val="Heading1"/>
    <w:rsid w:val="00076953"/>
    <w:pPr>
      <w:numPr>
        <w:numId w:val="31"/>
      </w:numPr>
      <w:tabs>
        <w:tab w:val="left" w:pos="540"/>
        <w:tab w:val="right" w:leader="dot" w:pos="8630"/>
      </w:tabs>
      <w:spacing w:before="0" w:after="0"/>
    </w:pPr>
    <w:rPr>
      <w:rFonts w:cs="Times New Roman"/>
      <w:kern w:val="0"/>
      <w:sz w:val="24"/>
      <w:szCs w:val="20"/>
    </w:rPr>
  </w:style>
  <w:style w:type="character" w:customStyle="1" w:styleId="Heading3Char">
    <w:name w:val="Heading 3 Char"/>
    <w:basedOn w:val="DefaultParagraphFont"/>
    <w:link w:val="Heading3"/>
    <w:locked/>
    <w:rsid w:val="00083039"/>
    <w:rPr>
      <w:rFonts w:cs="Arial"/>
      <w:b/>
      <w:bCs/>
      <w:sz w:val="24"/>
      <w:szCs w:val="24"/>
    </w:rPr>
  </w:style>
  <w:style w:type="character" w:customStyle="1" w:styleId="CommentTextChar">
    <w:name w:val="Comment Text Char"/>
    <w:link w:val="CommentText"/>
    <w:semiHidden/>
    <w:locked/>
    <w:rsid w:val="00C57983"/>
  </w:style>
  <w:style w:type="paragraph" w:styleId="Revision">
    <w:name w:val="Revision"/>
    <w:hidden/>
    <w:uiPriority w:val="99"/>
    <w:semiHidden/>
    <w:rsid w:val="00C57983"/>
    <w:rPr>
      <w:sz w:val="24"/>
      <w:szCs w:val="24"/>
    </w:rPr>
  </w:style>
  <w:style w:type="paragraph" w:styleId="DocumentMap">
    <w:name w:val="Document Map"/>
    <w:basedOn w:val="Normal"/>
    <w:link w:val="DocumentMapChar"/>
    <w:rsid w:val="00A43CD8"/>
    <w:rPr>
      <w:rFonts w:ascii="Tahoma" w:hAnsi="Tahoma" w:cs="Tahoma"/>
      <w:sz w:val="16"/>
      <w:szCs w:val="16"/>
    </w:rPr>
  </w:style>
  <w:style w:type="character" w:customStyle="1" w:styleId="DocumentMapChar">
    <w:name w:val="Document Map Char"/>
    <w:basedOn w:val="DefaultParagraphFont"/>
    <w:link w:val="DocumentMap"/>
    <w:rsid w:val="00A43CD8"/>
    <w:rPr>
      <w:rFonts w:ascii="Tahoma" w:hAnsi="Tahoma" w:cs="Tahoma"/>
      <w:sz w:val="16"/>
      <w:szCs w:val="16"/>
    </w:rPr>
  </w:style>
  <w:style w:type="character" w:customStyle="1" w:styleId="CodeListing">
    <w:name w:val="CodeListing"/>
    <w:basedOn w:val="DefaultParagraphFont"/>
    <w:rsid w:val="00C3515C"/>
    <w:rPr>
      <w:rFonts w:ascii="Courier New" w:hAnsi="Courier New"/>
      <w:noProof/>
      <w:sz w:val="18"/>
    </w:rPr>
  </w:style>
  <w:style w:type="paragraph" w:styleId="TOC4">
    <w:name w:val="toc 4"/>
    <w:basedOn w:val="TOC3"/>
    <w:next w:val="Normal"/>
    <w:uiPriority w:val="39"/>
    <w:rsid w:val="00C3515C"/>
    <w:pPr>
      <w:ind w:left="600"/>
    </w:pPr>
  </w:style>
  <w:style w:type="paragraph" w:styleId="TOC5">
    <w:name w:val="toc 5"/>
    <w:basedOn w:val="Normal"/>
    <w:next w:val="Normal"/>
    <w:autoRedefine/>
    <w:uiPriority w:val="39"/>
    <w:rsid w:val="00C3515C"/>
    <w:pPr>
      <w:ind w:left="800"/>
    </w:pPr>
    <w:rPr>
      <w:szCs w:val="20"/>
    </w:rPr>
  </w:style>
  <w:style w:type="paragraph" w:styleId="TOC6">
    <w:name w:val="toc 6"/>
    <w:basedOn w:val="Normal"/>
    <w:next w:val="Normal"/>
    <w:autoRedefine/>
    <w:uiPriority w:val="39"/>
    <w:rsid w:val="00C3515C"/>
    <w:pPr>
      <w:ind w:left="1000"/>
    </w:pPr>
    <w:rPr>
      <w:szCs w:val="20"/>
    </w:rPr>
  </w:style>
  <w:style w:type="paragraph" w:styleId="TOC7">
    <w:name w:val="toc 7"/>
    <w:basedOn w:val="Normal"/>
    <w:next w:val="Normal"/>
    <w:autoRedefine/>
    <w:uiPriority w:val="39"/>
    <w:rsid w:val="00C3515C"/>
    <w:pPr>
      <w:ind w:left="1200"/>
    </w:pPr>
    <w:rPr>
      <w:szCs w:val="20"/>
    </w:rPr>
  </w:style>
  <w:style w:type="paragraph" w:styleId="TOC8">
    <w:name w:val="toc 8"/>
    <w:basedOn w:val="Normal"/>
    <w:next w:val="Normal"/>
    <w:autoRedefine/>
    <w:uiPriority w:val="39"/>
    <w:rsid w:val="00C3515C"/>
    <w:pPr>
      <w:ind w:left="1400"/>
    </w:pPr>
    <w:rPr>
      <w:szCs w:val="20"/>
    </w:rPr>
  </w:style>
  <w:style w:type="paragraph" w:styleId="TOC9">
    <w:name w:val="toc 9"/>
    <w:basedOn w:val="Normal"/>
    <w:next w:val="Normal"/>
    <w:autoRedefine/>
    <w:uiPriority w:val="39"/>
    <w:rsid w:val="00C3515C"/>
    <w:pPr>
      <w:ind w:left="1600"/>
    </w:pPr>
    <w:rPr>
      <w:szCs w:val="20"/>
    </w:rPr>
  </w:style>
  <w:style w:type="paragraph" w:styleId="PlainText">
    <w:name w:val="Plain Text"/>
    <w:basedOn w:val="Normal"/>
    <w:link w:val="PlainTextChar"/>
    <w:uiPriority w:val="99"/>
    <w:unhideWhenUsed/>
    <w:rsid w:val="00BE1487"/>
    <w:rPr>
      <w:rFonts w:ascii="Verdana" w:eastAsiaTheme="minorHAnsi" w:hAnsi="Verdana" w:cstheme="minorBidi"/>
      <w:sz w:val="20"/>
      <w:szCs w:val="21"/>
    </w:rPr>
  </w:style>
  <w:style w:type="character" w:customStyle="1" w:styleId="PlainTextChar">
    <w:name w:val="Plain Text Char"/>
    <w:basedOn w:val="DefaultParagraphFont"/>
    <w:link w:val="PlainText"/>
    <w:uiPriority w:val="99"/>
    <w:rsid w:val="00BE1487"/>
    <w:rPr>
      <w:rFonts w:ascii="Verdana" w:eastAsiaTheme="minorHAnsi" w:hAnsi="Verdana" w:cstheme="minorBidi"/>
      <w:szCs w:val="21"/>
    </w:rPr>
  </w:style>
  <w:style w:type="paragraph" w:styleId="ListParagraph">
    <w:name w:val="List Paragraph"/>
    <w:basedOn w:val="Normal"/>
    <w:uiPriority w:val="34"/>
    <w:qFormat/>
    <w:rsid w:val="00A92AC8"/>
    <w:pPr>
      <w:ind w:left="720"/>
      <w:contextualSpacing/>
    </w:pPr>
  </w:style>
  <w:style w:type="paragraph" w:customStyle="1" w:styleId="Code">
    <w:name w:val="Code"/>
    <w:basedOn w:val="Normal"/>
    <w:link w:val="CodeChar"/>
    <w:qFormat/>
    <w:rsid w:val="00FD5831"/>
    <w:rPr>
      <w:rFonts w:ascii="Courier New" w:hAnsi="Courier New" w:cs="Courier New"/>
      <w:sz w:val="20"/>
      <w:szCs w:val="20"/>
    </w:rPr>
  </w:style>
  <w:style w:type="character" w:customStyle="1" w:styleId="CodeChar">
    <w:name w:val="Code Char"/>
    <w:basedOn w:val="DefaultParagraphFont"/>
    <w:link w:val="Code"/>
    <w:rsid w:val="00FD5831"/>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A6472"/>
    <w:pPr>
      <w:spacing w:before="120"/>
    </w:pPr>
    <w:rPr>
      <w:sz w:val="22"/>
      <w:szCs w:val="24"/>
    </w:rPr>
  </w:style>
  <w:style w:type="paragraph" w:styleId="Heading1">
    <w:name w:val="heading 1"/>
    <w:aliases w:val="Doc Title"/>
    <w:basedOn w:val="Normal"/>
    <w:next w:val="Normal"/>
    <w:qFormat/>
    <w:rsid w:val="0063674D"/>
    <w:pPr>
      <w:keepNext/>
      <w:numPr>
        <w:numId w:val="1"/>
      </w:numPr>
      <w:spacing w:before="360" w:after="180"/>
      <w:outlineLvl w:val="0"/>
    </w:pPr>
    <w:rPr>
      <w:rFonts w:cs="Arial"/>
      <w:b/>
      <w:bCs/>
      <w:kern w:val="32"/>
      <w:sz w:val="32"/>
      <w:szCs w:val="32"/>
    </w:rPr>
  </w:style>
  <w:style w:type="paragraph" w:styleId="Heading2">
    <w:name w:val="heading 2"/>
    <w:aliases w:val="Char1"/>
    <w:basedOn w:val="Normal"/>
    <w:next w:val="Normal"/>
    <w:qFormat/>
    <w:rsid w:val="0063674D"/>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qFormat/>
    <w:rsid w:val="00083039"/>
    <w:pPr>
      <w:keepNext/>
      <w:numPr>
        <w:ilvl w:val="2"/>
        <w:numId w:val="1"/>
      </w:numPr>
      <w:spacing w:before="240" w:after="60"/>
      <w:outlineLvl w:val="2"/>
    </w:pPr>
    <w:rPr>
      <w:rFonts w:cs="Arial"/>
      <w:b/>
      <w:bCs/>
      <w:sz w:val="24"/>
    </w:rPr>
  </w:style>
  <w:style w:type="paragraph" w:styleId="Heading4">
    <w:name w:val="heading 4"/>
    <w:basedOn w:val="Normal"/>
    <w:next w:val="Normal"/>
    <w:qFormat/>
    <w:rsid w:val="00AC4065"/>
    <w:pPr>
      <w:keepNext/>
      <w:numPr>
        <w:ilvl w:val="3"/>
        <w:numId w:val="1"/>
      </w:numPr>
      <w:spacing w:before="240" w:after="60"/>
      <w:outlineLvl w:val="3"/>
    </w:pPr>
    <w:rPr>
      <w:b/>
      <w:bCs/>
      <w:sz w:val="24"/>
    </w:rPr>
  </w:style>
  <w:style w:type="paragraph" w:styleId="Heading5">
    <w:name w:val="heading 5"/>
    <w:basedOn w:val="Normal"/>
    <w:next w:val="Normal"/>
    <w:qFormat/>
    <w:rsid w:val="006F06FE"/>
    <w:pPr>
      <w:numPr>
        <w:ilvl w:val="4"/>
        <w:numId w:val="1"/>
      </w:numPr>
      <w:spacing w:before="240" w:after="60"/>
      <w:outlineLvl w:val="4"/>
    </w:pPr>
    <w:rPr>
      <w:b/>
      <w:bCs/>
      <w:i/>
      <w:iCs/>
      <w:sz w:val="26"/>
      <w:szCs w:val="26"/>
    </w:rPr>
  </w:style>
  <w:style w:type="paragraph" w:styleId="Heading6">
    <w:name w:val="heading 6"/>
    <w:basedOn w:val="Normal"/>
    <w:next w:val="Normal"/>
    <w:qFormat/>
    <w:rsid w:val="006F06FE"/>
    <w:pPr>
      <w:numPr>
        <w:ilvl w:val="5"/>
        <w:numId w:val="1"/>
      </w:numPr>
      <w:spacing w:before="240" w:after="60"/>
      <w:outlineLvl w:val="5"/>
    </w:pPr>
    <w:rPr>
      <w:b/>
      <w:bCs/>
      <w:szCs w:val="22"/>
    </w:rPr>
  </w:style>
  <w:style w:type="paragraph" w:styleId="Heading7">
    <w:name w:val="heading 7"/>
    <w:basedOn w:val="Normal"/>
    <w:next w:val="Normal"/>
    <w:qFormat/>
    <w:rsid w:val="006F06FE"/>
    <w:pPr>
      <w:numPr>
        <w:ilvl w:val="6"/>
        <w:numId w:val="1"/>
      </w:numPr>
      <w:spacing w:before="240" w:after="60"/>
      <w:outlineLvl w:val="6"/>
    </w:pPr>
  </w:style>
  <w:style w:type="paragraph" w:styleId="Heading8">
    <w:name w:val="heading 8"/>
    <w:basedOn w:val="Normal"/>
    <w:next w:val="Normal"/>
    <w:qFormat/>
    <w:rsid w:val="006F06FE"/>
    <w:pPr>
      <w:numPr>
        <w:ilvl w:val="7"/>
        <w:numId w:val="1"/>
      </w:numPr>
      <w:spacing w:before="240" w:after="60"/>
      <w:outlineLvl w:val="7"/>
    </w:pPr>
    <w:rPr>
      <w:i/>
      <w:iCs/>
    </w:rPr>
  </w:style>
  <w:style w:type="paragraph" w:styleId="Heading9">
    <w:name w:val="heading 9"/>
    <w:basedOn w:val="Normal"/>
    <w:next w:val="Normal"/>
    <w:qFormat/>
    <w:rsid w:val="006F06FE"/>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w:basedOn w:val="Normal"/>
    <w:link w:val="HeaderChar1"/>
    <w:rsid w:val="006F06FE"/>
    <w:pPr>
      <w:tabs>
        <w:tab w:val="center" w:pos="4320"/>
        <w:tab w:val="right" w:pos="8640"/>
      </w:tabs>
    </w:pPr>
    <w:rPr>
      <w:szCs w:val="20"/>
    </w:rPr>
  </w:style>
  <w:style w:type="paragraph" w:styleId="Footer">
    <w:name w:val="footer"/>
    <w:basedOn w:val="Normal"/>
    <w:rsid w:val="006F06FE"/>
    <w:pPr>
      <w:tabs>
        <w:tab w:val="center" w:pos="4320"/>
        <w:tab w:val="right" w:pos="8640"/>
      </w:tabs>
    </w:pPr>
  </w:style>
  <w:style w:type="table" w:styleId="TableGrid">
    <w:name w:val="Table Grid"/>
    <w:basedOn w:val="TableNormal"/>
    <w:rsid w:val="006F0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F06FE"/>
    <w:rPr>
      <w:color w:val="0000FF"/>
      <w:u w:val="single"/>
    </w:rPr>
  </w:style>
  <w:style w:type="character" w:styleId="PageNumber">
    <w:name w:val="page number"/>
    <w:basedOn w:val="DefaultParagraphFont"/>
    <w:rsid w:val="00E911CA"/>
  </w:style>
  <w:style w:type="character" w:customStyle="1" w:styleId="HeaderChar1">
    <w:name w:val="Header Char1"/>
    <w:aliases w:val="Header Char Char"/>
    <w:basedOn w:val="DefaultParagraphFont"/>
    <w:link w:val="Header"/>
    <w:rsid w:val="00E911CA"/>
    <w:rPr>
      <w:sz w:val="24"/>
      <w:lang w:val="en-US" w:eastAsia="en-US" w:bidi="ar-SA"/>
    </w:rPr>
  </w:style>
  <w:style w:type="paragraph" w:styleId="TOC1">
    <w:name w:val="toc 1"/>
    <w:basedOn w:val="Normal"/>
    <w:next w:val="Normal"/>
    <w:uiPriority w:val="39"/>
    <w:rsid w:val="00C3515C"/>
    <w:pPr>
      <w:tabs>
        <w:tab w:val="right" w:leader="dot" w:pos="8640"/>
      </w:tabs>
      <w:spacing w:after="120"/>
      <w:ind w:left="720" w:hanging="720"/>
    </w:pPr>
    <w:rPr>
      <w:color w:val="0000FF"/>
      <w:szCs w:val="22"/>
      <w:u w:val="words"/>
    </w:rPr>
  </w:style>
  <w:style w:type="paragraph" w:styleId="TOC2">
    <w:name w:val="toc 2"/>
    <w:basedOn w:val="Normal"/>
    <w:next w:val="Normal"/>
    <w:uiPriority w:val="39"/>
    <w:rsid w:val="00C3515C"/>
    <w:pPr>
      <w:tabs>
        <w:tab w:val="left" w:pos="1000"/>
        <w:tab w:val="right" w:leader="dot" w:pos="8630"/>
      </w:tabs>
      <w:ind w:left="1196" w:hanging="994"/>
    </w:pPr>
    <w:rPr>
      <w:color w:val="0000FF"/>
      <w:szCs w:val="22"/>
      <w:u w:val="words"/>
    </w:rPr>
  </w:style>
  <w:style w:type="paragraph" w:styleId="TOC3">
    <w:name w:val="toc 3"/>
    <w:basedOn w:val="Normal"/>
    <w:next w:val="Normal"/>
    <w:uiPriority w:val="39"/>
    <w:rsid w:val="00C3515C"/>
    <w:pPr>
      <w:tabs>
        <w:tab w:val="left" w:pos="1195"/>
        <w:tab w:val="right" w:leader="dot" w:pos="8626"/>
      </w:tabs>
      <w:ind w:left="400"/>
    </w:pPr>
    <w:rPr>
      <w:color w:val="0000FF"/>
      <w:szCs w:val="22"/>
      <w:u w:val="words"/>
    </w:rPr>
  </w:style>
  <w:style w:type="paragraph" w:styleId="Caption">
    <w:name w:val="caption"/>
    <w:basedOn w:val="Normal"/>
    <w:next w:val="Normal"/>
    <w:unhideWhenUsed/>
    <w:qFormat/>
    <w:rsid w:val="00C3515C"/>
    <w:pPr>
      <w:keepNext/>
      <w:keepLines/>
      <w:spacing w:before="240" w:after="120"/>
      <w:jc w:val="center"/>
    </w:pPr>
    <w:rPr>
      <w:b/>
      <w:bCs/>
      <w:sz w:val="18"/>
      <w:szCs w:val="18"/>
      <w:lang w:eastAsia="en-GB"/>
    </w:rPr>
  </w:style>
  <w:style w:type="paragraph" w:styleId="NormalWeb">
    <w:name w:val="Normal (Web)"/>
    <w:basedOn w:val="Normal"/>
    <w:uiPriority w:val="99"/>
    <w:rsid w:val="00624FDB"/>
    <w:pPr>
      <w:spacing w:before="100" w:beforeAutospacing="1" w:after="100" w:afterAutospacing="1"/>
    </w:pPr>
  </w:style>
  <w:style w:type="paragraph" w:styleId="TableofFigures">
    <w:name w:val="table of figures"/>
    <w:basedOn w:val="Normal"/>
    <w:next w:val="Normal"/>
    <w:uiPriority w:val="99"/>
    <w:rsid w:val="00624FDB"/>
  </w:style>
  <w:style w:type="paragraph" w:customStyle="1" w:styleId="Default">
    <w:name w:val="Default"/>
    <w:rsid w:val="008652FF"/>
    <w:pPr>
      <w:autoSpaceDE w:val="0"/>
      <w:autoSpaceDN w:val="0"/>
      <w:adjustRightInd w:val="0"/>
    </w:pPr>
    <w:rPr>
      <w:color w:val="000000"/>
      <w:sz w:val="24"/>
      <w:szCs w:val="24"/>
    </w:rPr>
  </w:style>
  <w:style w:type="character" w:styleId="CommentReference">
    <w:name w:val="annotation reference"/>
    <w:basedOn w:val="DefaultParagraphFont"/>
    <w:semiHidden/>
    <w:rsid w:val="00B723CB"/>
    <w:rPr>
      <w:sz w:val="16"/>
      <w:szCs w:val="16"/>
    </w:rPr>
  </w:style>
  <w:style w:type="paragraph" w:styleId="CommentText">
    <w:name w:val="annotation text"/>
    <w:basedOn w:val="Normal"/>
    <w:link w:val="CommentTextChar"/>
    <w:semiHidden/>
    <w:rsid w:val="00B723CB"/>
    <w:rPr>
      <w:sz w:val="20"/>
      <w:szCs w:val="20"/>
    </w:rPr>
  </w:style>
  <w:style w:type="paragraph" w:styleId="CommentSubject">
    <w:name w:val="annotation subject"/>
    <w:basedOn w:val="CommentText"/>
    <w:next w:val="CommentText"/>
    <w:semiHidden/>
    <w:rsid w:val="00B723CB"/>
    <w:rPr>
      <w:b/>
      <w:bCs/>
    </w:rPr>
  </w:style>
  <w:style w:type="paragraph" w:styleId="BalloonText">
    <w:name w:val="Balloon Text"/>
    <w:basedOn w:val="Normal"/>
    <w:semiHidden/>
    <w:rsid w:val="00B723CB"/>
    <w:rPr>
      <w:rFonts w:ascii="Tahoma" w:hAnsi="Tahoma" w:cs="Tahoma"/>
      <w:sz w:val="16"/>
      <w:szCs w:val="16"/>
    </w:rPr>
  </w:style>
  <w:style w:type="character" w:styleId="FollowedHyperlink">
    <w:name w:val="FollowedHyperlink"/>
    <w:basedOn w:val="DefaultParagraphFont"/>
    <w:rsid w:val="00800393"/>
    <w:rPr>
      <w:color w:val="800080"/>
      <w:u w:val="single"/>
    </w:rPr>
  </w:style>
  <w:style w:type="paragraph" w:customStyle="1" w:styleId="Style4">
    <w:name w:val="Style4"/>
    <w:basedOn w:val="Heading1"/>
    <w:rsid w:val="00076953"/>
    <w:pPr>
      <w:numPr>
        <w:numId w:val="31"/>
      </w:numPr>
      <w:tabs>
        <w:tab w:val="left" w:pos="540"/>
        <w:tab w:val="right" w:leader="dot" w:pos="8630"/>
      </w:tabs>
      <w:spacing w:before="0" w:after="0"/>
    </w:pPr>
    <w:rPr>
      <w:rFonts w:cs="Times New Roman"/>
      <w:kern w:val="0"/>
      <w:sz w:val="24"/>
      <w:szCs w:val="20"/>
    </w:rPr>
  </w:style>
  <w:style w:type="character" w:customStyle="1" w:styleId="Heading3Char">
    <w:name w:val="Heading 3 Char"/>
    <w:basedOn w:val="DefaultParagraphFont"/>
    <w:link w:val="Heading3"/>
    <w:locked/>
    <w:rsid w:val="00083039"/>
    <w:rPr>
      <w:rFonts w:cs="Arial"/>
      <w:b/>
      <w:bCs/>
      <w:sz w:val="24"/>
      <w:szCs w:val="24"/>
    </w:rPr>
  </w:style>
  <w:style w:type="character" w:customStyle="1" w:styleId="CommentTextChar">
    <w:name w:val="Comment Text Char"/>
    <w:link w:val="CommentText"/>
    <w:semiHidden/>
    <w:locked/>
    <w:rsid w:val="00C57983"/>
  </w:style>
  <w:style w:type="paragraph" w:styleId="Revision">
    <w:name w:val="Revision"/>
    <w:hidden/>
    <w:uiPriority w:val="99"/>
    <w:semiHidden/>
    <w:rsid w:val="00C57983"/>
    <w:rPr>
      <w:sz w:val="24"/>
      <w:szCs w:val="24"/>
    </w:rPr>
  </w:style>
  <w:style w:type="paragraph" w:styleId="DocumentMap">
    <w:name w:val="Document Map"/>
    <w:basedOn w:val="Normal"/>
    <w:link w:val="DocumentMapChar"/>
    <w:rsid w:val="00A43CD8"/>
    <w:rPr>
      <w:rFonts w:ascii="Tahoma" w:hAnsi="Tahoma" w:cs="Tahoma"/>
      <w:sz w:val="16"/>
      <w:szCs w:val="16"/>
    </w:rPr>
  </w:style>
  <w:style w:type="character" w:customStyle="1" w:styleId="DocumentMapChar">
    <w:name w:val="Document Map Char"/>
    <w:basedOn w:val="DefaultParagraphFont"/>
    <w:link w:val="DocumentMap"/>
    <w:rsid w:val="00A43CD8"/>
    <w:rPr>
      <w:rFonts w:ascii="Tahoma" w:hAnsi="Tahoma" w:cs="Tahoma"/>
      <w:sz w:val="16"/>
      <w:szCs w:val="16"/>
    </w:rPr>
  </w:style>
  <w:style w:type="character" w:customStyle="1" w:styleId="CodeListing">
    <w:name w:val="CodeListing"/>
    <w:basedOn w:val="DefaultParagraphFont"/>
    <w:rsid w:val="00C3515C"/>
    <w:rPr>
      <w:rFonts w:ascii="Courier New" w:hAnsi="Courier New"/>
      <w:noProof/>
      <w:sz w:val="18"/>
    </w:rPr>
  </w:style>
  <w:style w:type="paragraph" w:styleId="TOC4">
    <w:name w:val="toc 4"/>
    <w:basedOn w:val="TOC3"/>
    <w:next w:val="Normal"/>
    <w:uiPriority w:val="39"/>
    <w:rsid w:val="00C3515C"/>
    <w:pPr>
      <w:ind w:left="600"/>
    </w:pPr>
  </w:style>
  <w:style w:type="paragraph" w:styleId="TOC5">
    <w:name w:val="toc 5"/>
    <w:basedOn w:val="Normal"/>
    <w:next w:val="Normal"/>
    <w:autoRedefine/>
    <w:uiPriority w:val="39"/>
    <w:rsid w:val="00C3515C"/>
    <w:pPr>
      <w:ind w:left="800"/>
    </w:pPr>
    <w:rPr>
      <w:szCs w:val="20"/>
    </w:rPr>
  </w:style>
  <w:style w:type="paragraph" w:styleId="TOC6">
    <w:name w:val="toc 6"/>
    <w:basedOn w:val="Normal"/>
    <w:next w:val="Normal"/>
    <w:autoRedefine/>
    <w:uiPriority w:val="39"/>
    <w:rsid w:val="00C3515C"/>
    <w:pPr>
      <w:ind w:left="1000"/>
    </w:pPr>
    <w:rPr>
      <w:szCs w:val="20"/>
    </w:rPr>
  </w:style>
  <w:style w:type="paragraph" w:styleId="TOC7">
    <w:name w:val="toc 7"/>
    <w:basedOn w:val="Normal"/>
    <w:next w:val="Normal"/>
    <w:autoRedefine/>
    <w:uiPriority w:val="39"/>
    <w:rsid w:val="00C3515C"/>
    <w:pPr>
      <w:ind w:left="1200"/>
    </w:pPr>
    <w:rPr>
      <w:szCs w:val="20"/>
    </w:rPr>
  </w:style>
  <w:style w:type="paragraph" w:styleId="TOC8">
    <w:name w:val="toc 8"/>
    <w:basedOn w:val="Normal"/>
    <w:next w:val="Normal"/>
    <w:autoRedefine/>
    <w:uiPriority w:val="39"/>
    <w:rsid w:val="00C3515C"/>
    <w:pPr>
      <w:ind w:left="1400"/>
    </w:pPr>
    <w:rPr>
      <w:szCs w:val="20"/>
    </w:rPr>
  </w:style>
  <w:style w:type="paragraph" w:styleId="TOC9">
    <w:name w:val="toc 9"/>
    <w:basedOn w:val="Normal"/>
    <w:next w:val="Normal"/>
    <w:autoRedefine/>
    <w:uiPriority w:val="39"/>
    <w:rsid w:val="00C3515C"/>
    <w:pPr>
      <w:ind w:left="1600"/>
    </w:pPr>
    <w:rPr>
      <w:szCs w:val="20"/>
    </w:rPr>
  </w:style>
  <w:style w:type="paragraph" w:styleId="PlainText">
    <w:name w:val="Plain Text"/>
    <w:basedOn w:val="Normal"/>
    <w:link w:val="PlainTextChar"/>
    <w:uiPriority w:val="99"/>
    <w:unhideWhenUsed/>
    <w:rsid w:val="00BE1487"/>
    <w:rPr>
      <w:rFonts w:ascii="Verdana" w:eastAsiaTheme="minorHAnsi" w:hAnsi="Verdana" w:cstheme="minorBidi"/>
      <w:sz w:val="20"/>
      <w:szCs w:val="21"/>
    </w:rPr>
  </w:style>
  <w:style w:type="character" w:customStyle="1" w:styleId="PlainTextChar">
    <w:name w:val="Plain Text Char"/>
    <w:basedOn w:val="DefaultParagraphFont"/>
    <w:link w:val="PlainText"/>
    <w:uiPriority w:val="99"/>
    <w:rsid w:val="00BE1487"/>
    <w:rPr>
      <w:rFonts w:ascii="Verdana" w:eastAsiaTheme="minorHAnsi" w:hAnsi="Verdana" w:cstheme="minorBidi"/>
      <w:szCs w:val="21"/>
    </w:rPr>
  </w:style>
  <w:style w:type="paragraph" w:styleId="ListParagraph">
    <w:name w:val="List Paragraph"/>
    <w:basedOn w:val="Normal"/>
    <w:uiPriority w:val="34"/>
    <w:qFormat/>
    <w:rsid w:val="00A92AC8"/>
    <w:pPr>
      <w:ind w:left="720"/>
      <w:contextualSpacing/>
    </w:pPr>
  </w:style>
  <w:style w:type="paragraph" w:customStyle="1" w:styleId="Code">
    <w:name w:val="Code"/>
    <w:basedOn w:val="Normal"/>
    <w:link w:val="CodeChar"/>
    <w:qFormat/>
    <w:rsid w:val="00FD5831"/>
    <w:rPr>
      <w:rFonts w:ascii="Courier New" w:hAnsi="Courier New" w:cs="Courier New"/>
      <w:sz w:val="20"/>
      <w:szCs w:val="20"/>
    </w:rPr>
  </w:style>
  <w:style w:type="character" w:customStyle="1" w:styleId="CodeChar">
    <w:name w:val="Code Char"/>
    <w:basedOn w:val="DefaultParagraphFont"/>
    <w:link w:val="Code"/>
    <w:rsid w:val="00FD583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77503">
      <w:bodyDiv w:val="1"/>
      <w:marLeft w:val="0"/>
      <w:marRight w:val="0"/>
      <w:marTop w:val="0"/>
      <w:marBottom w:val="0"/>
      <w:divBdr>
        <w:top w:val="none" w:sz="0" w:space="0" w:color="auto"/>
        <w:left w:val="none" w:sz="0" w:space="0" w:color="auto"/>
        <w:bottom w:val="none" w:sz="0" w:space="0" w:color="auto"/>
        <w:right w:val="none" w:sz="0" w:space="0" w:color="auto"/>
      </w:divBdr>
    </w:div>
    <w:div w:id="167405308">
      <w:bodyDiv w:val="1"/>
      <w:marLeft w:val="0"/>
      <w:marRight w:val="0"/>
      <w:marTop w:val="0"/>
      <w:marBottom w:val="0"/>
      <w:divBdr>
        <w:top w:val="none" w:sz="0" w:space="0" w:color="auto"/>
        <w:left w:val="none" w:sz="0" w:space="0" w:color="auto"/>
        <w:bottom w:val="none" w:sz="0" w:space="0" w:color="auto"/>
        <w:right w:val="none" w:sz="0" w:space="0" w:color="auto"/>
      </w:divBdr>
    </w:div>
    <w:div w:id="215092558">
      <w:bodyDiv w:val="1"/>
      <w:marLeft w:val="0"/>
      <w:marRight w:val="0"/>
      <w:marTop w:val="0"/>
      <w:marBottom w:val="0"/>
      <w:divBdr>
        <w:top w:val="none" w:sz="0" w:space="0" w:color="auto"/>
        <w:left w:val="none" w:sz="0" w:space="0" w:color="auto"/>
        <w:bottom w:val="none" w:sz="0" w:space="0" w:color="auto"/>
        <w:right w:val="none" w:sz="0" w:space="0" w:color="auto"/>
      </w:divBdr>
    </w:div>
    <w:div w:id="218784425">
      <w:bodyDiv w:val="1"/>
      <w:marLeft w:val="0"/>
      <w:marRight w:val="0"/>
      <w:marTop w:val="0"/>
      <w:marBottom w:val="0"/>
      <w:divBdr>
        <w:top w:val="none" w:sz="0" w:space="0" w:color="auto"/>
        <w:left w:val="none" w:sz="0" w:space="0" w:color="auto"/>
        <w:bottom w:val="none" w:sz="0" w:space="0" w:color="auto"/>
        <w:right w:val="none" w:sz="0" w:space="0" w:color="auto"/>
      </w:divBdr>
    </w:div>
    <w:div w:id="287131425">
      <w:bodyDiv w:val="1"/>
      <w:marLeft w:val="0"/>
      <w:marRight w:val="0"/>
      <w:marTop w:val="0"/>
      <w:marBottom w:val="0"/>
      <w:divBdr>
        <w:top w:val="none" w:sz="0" w:space="0" w:color="auto"/>
        <w:left w:val="none" w:sz="0" w:space="0" w:color="auto"/>
        <w:bottom w:val="none" w:sz="0" w:space="0" w:color="auto"/>
        <w:right w:val="none" w:sz="0" w:space="0" w:color="auto"/>
      </w:divBdr>
    </w:div>
    <w:div w:id="287592558">
      <w:bodyDiv w:val="1"/>
      <w:marLeft w:val="0"/>
      <w:marRight w:val="0"/>
      <w:marTop w:val="0"/>
      <w:marBottom w:val="0"/>
      <w:divBdr>
        <w:top w:val="none" w:sz="0" w:space="0" w:color="auto"/>
        <w:left w:val="none" w:sz="0" w:space="0" w:color="auto"/>
        <w:bottom w:val="none" w:sz="0" w:space="0" w:color="auto"/>
        <w:right w:val="none" w:sz="0" w:space="0" w:color="auto"/>
      </w:divBdr>
    </w:div>
    <w:div w:id="355469733">
      <w:bodyDiv w:val="1"/>
      <w:marLeft w:val="0"/>
      <w:marRight w:val="0"/>
      <w:marTop w:val="0"/>
      <w:marBottom w:val="0"/>
      <w:divBdr>
        <w:top w:val="none" w:sz="0" w:space="0" w:color="auto"/>
        <w:left w:val="none" w:sz="0" w:space="0" w:color="auto"/>
        <w:bottom w:val="none" w:sz="0" w:space="0" w:color="auto"/>
        <w:right w:val="none" w:sz="0" w:space="0" w:color="auto"/>
      </w:divBdr>
    </w:div>
    <w:div w:id="468746158">
      <w:bodyDiv w:val="1"/>
      <w:marLeft w:val="0"/>
      <w:marRight w:val="0"/>
      <w:marTop w:val="0"/>
      <w:marBottom w:val="0"/>
      <w:divBdr>
        <w:top w:val="none" w:sz="0" w:space="0" w:color="auto"/>
        <w:left w:val="none" w:sz="0" w:space="0" w:color="auto"/>
        <w:bottom w:val="none" w:sz="0" w:space="0" w:color="auto"/>
        <w:right w:val="none" w:sz="0" w:space="0" w:color="auto"/>
      </w:divBdr>
    </w:div>
    <w:div w:id="520170987">
      <w:bodyDiv w:val="1"/>
      <w:marLeft w:val="0"/>
      <w:marRight w:val="0"/>
      <w:marTop w:val="0"/>
      <w:marBottom w:val="0"/>
      <w:divBdr>
        <w:top w:val="none" w:sz="0" w:space="0" w:color="auto"/>
        <w:left w:val="none" w:sz="0" w:space="0" w:color="auto"/>
        <w:bottom w:val="none" w:sz="0" w:space="0" w:color="auto"/>
        <w:right w:val="none" w:sz="0" w:space="0" w:color="auto"/>
      </w:divBdr>
    </w:div>
    <w:div w:id="687101865">
      <w:bodyDiv w:val="1"/>
      <w:marLeft w:val="0"/>
      <w:marRight w:val="0"/>
      <w:marTop w:val="0"/>
      <w:marBottom w:val="0"/>
      <w:divBdr>
        <w:top w:val="none" w:sz="0" w:space="0" w:color="auto"/>
        <w:left w:val="none" w:sz="0" w:space="0" w:color="auto"/>
        <w:bottom w:val="none" w:sz="0" w:space="0" w:color="auto"/>
        <w:right w:val="none" w:sz="0" w:space="0" w:color="auto"/>
      </w:divBdr>
    </w:div>
    <w:div w:id="696350260">
      <w:bodyDiv w:val="1"/>
      <w:marLeft w:val="0"/>
      <w:marRight w:val="0"/>
      <w:marTop w:val="0"/>
      <w:marBottom w:val="0"/>
      <w:divBdr>
        <w:top w:val="none" w:sz="0" w:space="0" w:color="auto"/>
        <w:left w:val="none" w:sz="0" w:space="0" w:color="auto"/>
        <w:bottom w:val="none" w:sz="0" w:space="0" w:color="auto"/>
        <w:right w:val="none" w:sz="0" w:space="0" w:color="auto"/>
      </w:divBdr>
    </w:div>
    <w:div w:id="723987079">
      <w:bodyDiv w:val="1"/>
      <w:marLeft w:val="0"/>
      <w:marRight w:val="0"/>
      <w:marTop w:val="0"/>
      <w:marBottom w:val="0"/>
      <w:divBdr>
        <w:top w:val="none" w:sz="0" w:space="0" w:color="auto"/>
        <w:left w:val="none" w:sz="0" w:space="0" w:color="auto"/>
        <w:bottom w:val="none" w:sz="0" w:space="0" w:color="auto"/>
        <w:right w:val="none" w:sz="0" w:space="0" w:color="auto"/>
      </w:divBdr>
    </w:div>
    <w:div w:id="726299142">
      <w:bodyDiv w:val="1"/>
      <w:marLeft w:val="0"/>
      <w:marRight w:val="0"/>
      <w:marTop w:val="0"/>
      <w:marBottom w:val="0"/>
      <w:divBdr>
        <w:top w:val="none" w:sz="0" w:space="0" w:color="auto"/>
        <w:left w:val="none" w:sz="0" w:space="0" w:color="auto"/>
        <w:bottom w:val="none" w:sz="0" w:space="0" w:color="auto"/>
        <w:right w:val="none" w:sz="0" w:space="0" w:color="auto"/>
      </w:divBdr>
    </w:div>
    <w:div w:id="764347524">
      <w:bodyDiv w:val="1"/>
      <w:marLeft w:val="0"/>
      <w:marRight w:val="0"/>
      <w:marTop w:val="0"/>
      <w:marBottom w:val="0"/>
      <w:divBdr>
        <w:top w:val="none" w:sz="0" w:space="0" w:color="auto"/>
        <w:left w:val="none" w:sz="0" w:space="0" w:color="auto"/>
        <w:bottom w:val="none" w:sz="0" w:space="0" w:color="auto"/>
        <w:right w:val="none" w:sz="0" w:space="0" w:color="auto"/>
      </w:divBdr>
    </w:div>
    <w:div w:id="784350199">
      <w:bodyDiv w:val="1"/>
      <w:marLeft w:val="0"/>
      <w:marRight w:val="0"/>
      <w:marTop w:val="0"/>
      <w:marBottom w:val="0"/>
      <w:divBdr>
        <w:top w:val="none" w:sz="0" w:space="0" w:color="auto"/>
        <w:left w:val="none" w:sz="0" w:space="0" w:color="auto"/>
        <w:bottom w:val="none" w:sz="0" w:space="0" w:color="auto"/>
        <w:right w:val="none" w:sz="0" w:space="0" w:color="auto"/>
      </w:divBdr>
    </w:div>
    <w:div w:id="799498249">
      <w:bodyDiv w:val="1"/>
      <w:marLeft w:val="0"/>
      <w:marRight w:val="0"/>
      <w:marTop w:val="0"/>
      <w:marBottom w:val="0"/>
      <w:divBdr>
        <w:top w:val="none" w:sz="0" w:space="0" w:color="auto"/>
        <w:left w:val="none" w:sz="0" w:space="0" w:color="auto"/>
        <w:bottom w:val="none" w:sz="0" w:space="0" w:color="auto"/>
        <w:right w:val="none" w:sz="0" w:space="0" w:color="auto"/>
      </w:divBdr>
      <w:divsChild>
        <w:div w:id="295961917">
          <w:marLeft w:val="0"/>
          <w:marRight w:val="0"/>
          <w:marTop w:val="0"/>
          <w:marBottom w:val="0"/>
          <w:divBdr>
            <w:top w:val="none" w:sz="0" w:space="0" w:color="auto"/>
            <w:left w:val="none" w:sz="0" w:space="0" w:color="auto"/>
            <w:bottom w:val="none" w:sz="0" w:space="0" w:color="auto"/>
            <w:right w:val="none" w:sz="0" w:space="0" w:color="auto"/>
          </w:divBdr>
        </w:div>
        <w:div w:id="1835947620">
          <w:marLeft w:val="0"/>
          <w:marRight w:val="0"/>
          <w:marTop w:val="0"/>
          <w:marBottom w:val="0"/>
          <w:divBdr>
            <w:top w:val="none" w:sz="0" w:space="0" w:color="auto"/>
            <w:left w:val="none" w:sz="0" w:space="0" w:color="auto"/>
            <w:bottom w:val="none" w:sz="0" w:space="0" w:color="auto"/>
            <w:right w:val="none" w:sz="0" w:space="0" w:color="auto"/>
          </w:divBdr>
        </w:div>
        <w:div w:id="1688822996">
          <w:marLeft w:val="0"/>
          <w:marRight w:val="0"/>
          <w:marTop w:val="0"/>
          <w:marBottom w:val="0"/>
          <w:divBdr>
            <w:top w:val="none" w:sz="0" w:space="0" w:color="auto"/>
            <w:left w:val="none" w:sz="0" w:space="0" w:color="auto"/>
            <w:bottom w:val="none" w:sz="0" w:space="0" w:color="auto"/>
            <w:right w:val="none" w:sz="0" w:space="0" w:color="auto"/>
          </w:divBdr>
        </w:div>
        <w:div w:id="855657290">
          <w:marLeft w:val="0"/>
          <w:marRight w:val="0"/>
          <w:marTop w:val="0"/>
          <w:marBottom w:val="0"/>
          <w:divBdr>
            <w:top w:val="none" w:sz="0" w:space="0" w:color="auto"/>
            <w:left w:val="none" w:sz="0" w:space="0" w:color="auto"/>
            <w:bottom w:val="none" w:sz="0" w:space="0" w:color="auto"/>
            <w:right w:val="none" w:sz="0" w:space="0" w:color="auto"/>
          </w:divBdr>
        </w:div>
        <w:div w:id="1704358723">
          <w:marLeft w:val="0"/>
          <w:marRight w:val="0"/>
          <w:marTop w:val="0"/>
          <w:marBottom w:val="0"/>
          <w:divBdr>
            <w:top w:val="none" w:sz="0" w:space="0" w:color="auto"/>
            <w:left w:val="none" w:sz="0" w:space="0" w:color="auto"/>
            <w:bottom w:val="none" w:sz="0" w:space="0" w:color="auto"/>
            <w:right w:val="none" w:sz="0" w:space="0" w:color="auto"/>
          </w:divBdr>
        </w:div>
        <w:div w:id="1893925622">
          <w:marLeft w:val="0"/>
          <w:marRight w:val="0"/>
          <w:marTop w:val="0"/>
          <w:marBottom w:val="0"/>
          <w:divBdr>
            <w:top w:val="none" w:sz="0" w:space="0" w:color="auto"/>
            <w:left w:val="none" w:sz="0" w:space="0" w:color="auto"/>
            <w:bottom w:val="none" w:sz="0" w:space="0" w:color="auto"/>
            <w:right w:val="none" w:sz="0" w:space="0" w:color="auto"/>
          </w:divBdr>
        </w:div>
      </w:divsChild>
    </w:div>
    <w:div w:id="974794966">
      <w:bodyDiv w:val="1"/>
      <w:marLeft w:val="0"/>
      <w:marRight w:val="0"/>
      <w:marTop w:val="0"/>
      <w:marBottom w:val="0"/>
      <w:divBdr>
        <w:top w:val="none" w:sz="0" w:space="0" w:color="auto"/>
        <w:left w:val="none" w:sz="0" w:space="0" w:color="auto"/>
        <w:bottom w:val="none" w:sz="0" w:space="0" w:color="auto"/>
        <w:right w:val="none" w:sz="0" w:space="0" w:color="auto"/>
      </w:divBdr>
    </w:div>
    <w:div w:id="984890082">
      <w:bodyDiv w:val="1"/>
      <w:marLeft w:val="0"/>
      <w:marRight w:val="0"/>
      <w:marTop w:val="0"/>
      <w:marBottom w:val="0"/>
      <w:divBdr>
        <w:top w:val="none" w:sz="0" w:space="0" w:color="auto"/>
        <w:left w:val="none" w:sz="0" w:space="0" w:color="auto"/>
        <w:bottom w:val="none" w:sz="0" w:space="0" w:color="auto"/>
        <w:right w:val="none" w:sz="0" w:space="0" w:color="auto"/>
      </w:divBdr>
    </w:div>
    <w:div w:id="1058358994">
      <w:bodyDiv w:val="1"/>
      <w:marLeft w:val="0"/>
      <w:marRight w:val="0"/>
      <w:marTop w:val="0"/>
      <w:marBottom w:val="0"/>
      <w:divBdr>
        <w:top w:val="none" w:sz="0" w:space="0" w:color="auto"/>
        <w:left w:val="none" w:sz="0" w:space="0" w:color="auto"/>
        <w:bottom w:val="none" w:sz="0" w:space="0" w:color="auto"/>
        <w:right w:val="none" w:sz="0" w:space="0" w:color="auto"/>
      </w:divBdr>
    </w:div>
    <w:div w:id="1085805657">
      <w:bodyDiv w:val="1"/>
      <w:marLeft w:val="0"/>
      <w:marRight w:val="0"/>
      <w:marTop w:val="0"/>
      <w:marBottom w:val="0"/>
      <w:divBdr>
        <w:top w:val="none" w:sz="0" w:space="0" w:color="auto"/>
        <w:left w:val="none" w:sz="0" w:space="0" w:color="auto"/>
        <w:bottom w:val="none" w:sz="0" w:space="0" w:color="auto"/>
        <w:right w:val="none" w:sz="0" w:space="0" w:color="auto"/>
      </w:divBdr>
    </w:div>
    <w:div w:id="1169713302">
      <w:bodyDiv w:val="1"/>
      <w:marLeft w:val="0"/>
      <w:marRight w:val="0"/>
      <w:marTop w:val="0"/>
      <w:marBottom w:val="0"/>
      <w:divBdr>
        <w:top w:val="none" w:sz="0" w:space="0" w:color="auto"/>
        <w:left w:val="none" w:sz="0" w:space="0" w:color="auto"/>
        <w:bottom w:val="none" w:sz="0" w:space="0" w:color="auto"/>
        <w:right w:val="none" w:sz="0" w:space="0" w:color="auto"/>
      </w:divBdr>
    </w:div>
    <w:div w:id="1187525758">
      <w:bodyDiv w:val="1"/>
      <w:marLeft w:val="0"/>
      <w:marRight w:val="0"/>
      <w:marTop w:val="0"/>
      <w:marBottom w:val="0"/>
      <w:divBdr>
        <w:top w:val="none" w:sz="0" w:space="0" w:color="auto"/>
        <w:left w:val="none" w:sz="0" w:space="0" w:color="auto"/>
        <w:bottom w:val="none" w:sz="0" w:space="0" w:color="auto"/>
        <w:right w:val="none" w:sz="0" w:space="0" w:color="auto"/>
      </w:divBdr>
      <w:divsChild>
        <w:div w:id="1227842733">
          <w:marLeft w:val="0"/>
          <w:marRight w:val="0"/>
          <w:marTop w:val="0"/>
          <w:marBottom w:val="0"/>
          <w:divBdr>
            <w:top w:val="none" w:sz="0" w:space="0" w:color="auto"/>
            <w:left w:val="none" w:sz="0" w:space="0" w:color="auto"/>
            <w:bottom w:val="none" w:sz="0" w:space="0" w:color="auto"/>
            <w:right w:val="none" w:sz="0" w:space="0" w:color="auto"/>
          </w:divBdr>
        </w:div>
        <w:div w:id="1563908662">
          <w:marLeft w:val="0"/>
          <w:marRight w:val="0"/>
          <w:marTop w:val="0"/>
          <w:marBottom w:val="0"/>
          <w:divBdr>
            <w:top w:val="none" w:sz="0" w:space="0" w:color="auto"/>
            <w:left w:val="none" w:sz="0" w:space="0" w:color="auto"/>
            <w:bottom w:val="none" w:sz="0" w:space="0" w:color="auto"/>
            <w:right w:val="none" w:sz="0" w:space="0" w:color="auto"/>
          </w:divBdr>
        </w:div>
        <w:div w:id="1721007525">
          <w:marLeft w:val="0"/>
          <w:marRight w:val="0"/>
          <w:marTop w:val="0"/>
          <w:marBottom w:val="0"/>
          <w:divBdr>
            <w:top w:val="none" w:sz="0" w:space="0" w:color="auto"/>
            <w:left w:val="none" w:sz="0" w:space="0" w:color="auto"/>
            <w:bottom w:val="none" w:sz="0" w:space="0" w:color="auto"/>
            <w:right w:val="none" w:sz="0" w:space="0" w:color="auto"/>
          </w:divBdr>
        </w:div>
      </w:divsChild>
    </w:div>
    <w:div w:id="1189100760">
      <w:bodyDiv w:val="1"/>
      <w:marLeft w:val="0"/>
      <w:marRight w:val="0"/>
      <w:marTop w:val="0"/>
      <w:marBottom w:val="0"/>
      <w:divBdr>
        <w:top w:val="none" w:sz="0" w:space="0" w:color="auto"/>
        <w:left w:val="none" w:sz="0" w:space="0" w:color="auto"/>
        <w:bottom w:val="none" w:sz="0" w:space="0" w:color="auto"/>
        <w:right w:val="none" w:sz="0" w:space="0" w:color="auto"/>
      </w:divBdr>
    </w:div>
    <w:div w:id="1192953770">
      <w:bodyDiv w:val="1"/>
      <w:marLeft w:val="0"/>
      <w:marRight w:val="0"/>
      <w:marTop w:val="0"/>
      <w:marBottom w:val="0"/>
      <w:divBdr>
        <w:top w:val="none" w:sz="0" w:space="0" w:color="auto"/>
        <w:left w:val="none" w:sz="0" w:space="0" w:color="auto"/>
        <w:bottom w:val="none" w:sz="0" w:space="0" w:color="auto"/>
        <w:right w:val="none" w:sz="0" w:space="0" w:color="auto"/>
      </w:divBdr>
    </w:div>
    <w:div w:id="1264142216">
      <w:bodyDiv w:val="1"/>
      <w:marLeft w:val="0"/>
      <w:marRight w:val="0"/>
      <w:marTop w:val="0"/>
      <w:marBottom w:val="0"/>
      <w:divBdr>
        <w:top w:val="none" w:sz="0" w:space="0" w:color="auto"/>
        <w:left w:val="none" w:sz="0" w:space="0" w:color="auto"/>
        <w:bottom w:val="none" w:sz="0" w:space="0" w:color="auto"/>
        <w:right w:val="none" w:sz="0" w:space="0" w:color="auto"/>
      </w:divBdr>
    </w:div>
    <w:div w:id="1281184822">
      <w:bodyDiv w:val="1"/>
      <w:marLeft w:val="0"/>
      <w:marRight w:val="0"/>
      <w:marTop w:val="0"/>
      <w:marBottom w:val="0"/>
      <w:divBdr>
        <w:top w:val="none" w:sz="0" w:space="0" w:color="auto"/>
        <w:left w:val="none" w:sz="0" w:space="0" w:color="auto"/>
        <w:bottom w:val="none" w:sz="0" w:space="0" w:color="auto"/>
        <w:right w:val="none" w:sz="0" w:space="0" w:color="auto"/>
      </w:divBdr>
    </w:div>
    <w:div w:id="1375232819">
      <w:bodyDiv w:val="1"/>
      <w:marLeft w:val="0"/>
      <w:marRight w:val="0"/>
      <w:marTop w:val="0"/>
      <w:marBottom w:val="0"/>
      <w:divBdr>
        <w:top w:val="none" w:sz="0" w:space="0" w:color="auto"/>
        <w:left w:val="none" w:sz="0" w:space="0" w:color="auto"/>
        <w:bottom w:val="none" w:sz="0" w:space="0" w:color="auto"/>
        <w:right w:val="none" w:sz="0" w:space="0" w:color="auto"/>
      </w:divBdr>
    </w:div>
    <w:div w:id="1380780857">
      <w:bodyDiv w:val="1"/>
      <w:marLeft w:val="0"/>
      <w:marRight w:val="0"/>
      <w:marTop w:val="0"/>
      <w:marBottom w:val="0"/>
      <w:divBdr>
        <w:top w:val="none" w:sz="0" w:space="0" w:color="auto"/>
        <w:left w:val="none" w:sz="0" w:space="0" w:color="auto"/>
        <w:bottom w:val="none" w:sz="0" w:space="0" w:color="auto"/>
        <w:right w:val="none" w:sz="0" w:space="0" w:color="auto"/>
      </w:divBdr>
    </w:div>
    <w:div w:id="1448427337">
      <w:bodyDiv w:val="1"/>
      <w:marLeft w:val="0"/>
      <w:marRight w:val="0"/>
      <w:marTop w:val="0"/>
      <w:marBottom w:val="0"/>
      <w:divBdr>
        <w:top w:val="none" w:sz="0" w:space="0" w:color="auto"/>
        <w:left w:val="none" w:sz="0" w:space="0" w:color="auto"/>
        <w:bottom w:val="none" w:sz="0" w:space="0" w:color="auto"/>
        <w:right w:val="none" w:sz="0" w:space="0" w:color="auto"/>
      </w:divBdr>
    </w:div>
    <w:div w:id="1499997162">
      <w:bodyDiv w:val="1"/>
      <w:marLeft w:val="0"/>
      <w:marRight w:val="0"/>
      <w:marTop w:val="0"/>
      <w:marBottom w:val="0"/>
      <w:divBdr>
        <w:top w:val="none" w:sz="0" w:space="0" w:color="auto"/>
        <w:left w:val="none" w:sz="0" w:space="0" w:color="auto"/>
        <w:bottom w:val="none" w:sz="0" w:space="0" w:color="auto"/>
        <w:right w:val="none" w:sz="0" w:space="0" w:color="auto"/>
      </w:divBdr>
      <w:divsChild>
        <w:div w:id="1375812788">
          <w:marLeft w:val="0"/>
          <w:marRight w:val="0"/>
          <w:marTop w:val="0"/>
          <w:marBottom w:val="0"/>
          <w:divBdr>
            <w:top w:val="none" w:sz="0" w:space="0" w:color="auto"/>
            <w:left w:val="none" w:sz="0" w:space="0" w:color="auto"/>
            <w:bottom w:val="none" w:sz="0" w:space="0" w:color="auto"/>
            <w:right w:val="none" w:sz="0" w:space="0" w:color="auto"/>
          </w:divBdr>
        </w:div>
        <w:div w:id="1671717730">
          <w:marLeft w:val="0"/>
          <w:marRight w:val="0"/>
          <w:marTop w:val="0"/>
          <w:marBottom w:val="0"/>
          <w:divBdr>
            <w:top w:val="none" w:sz="0" w:space="0" w:color="auto"/>
            <w:left w:val="none" w:sz="0" w:space="0" w:color="auto"/>
            <w:bottom w:val="none" w:sz="0" w:space="0" w:color="auto"/>
            <w:right w:val="none" w:sz="0" w:space="0" w:color="auto"/>
          </w:divBdr>
        </w:div>
      </w:divsChild>
    </w:div>
    <w:div w:id="1584298824">
      <w:bodyDiv w:val="1"/>
      <w:marLeft w:val="0"/>
      <w:marRight w:val="0"/>
      <w:marTop w:val="0"/>
      <w:marBottom w:val="0"/>
      <w:divBdr>
        <w:top w:val="none" w:sz="0" w:space="0" w:color="auto"/>
        <w:left w:val="none" w:sz="0" w:space="0" w:color="auto"/>
        <w:bottom w:val="none" w:sz="0" w:space="0" w:color="auto"/>
        <w:right w:val="none" w:sz="0" w:space="0" w:color="auto"/>
      </w:divBdr>
    </w:div>
    <w:div w:id="1663002700">
      <w:bodyDiv w:val="1"/>
      <w:marLeft w:val="0"/>
      <w:marRight w:val="0"/>
      <w:marTop w:val="0"/>
      <w:marBottom w:val="0"/>
      <w:divBdr>
        <w:top w:val="none" w:sz="0" w:space="0" w:color="auto"/>
        <w:left w:val="none" w:sz="0" w:space="0" w:color="auto"/>
        <w:bottom w:val="none" w:sz="0" w:space="0" w:color="auto"/>
        <w:right w:val="none" w:sz="0" w:space="0" w:color="auto"/>
      </w:divBdr>
    </w:div>
    <w:div w:id="1746145161">
      <w:bodyDiv w:val="1"/>
      <w:marLeft w:val="0"/>
      <w:marRight w:val="0"/>
      <w:marTop w:val="0"/>
      <w:marBottom w:val="0"/>
      <w:divBdr>
        <w:top w:val="none" w:sz="0" w:space="0" w:color="auto"/>
        <w:left w:val="none" w:sz="0" w:space="0" w:color="auto"/>
        <w:bottom w:val="none" w:sz="0" w:space="0" w:color="auto"/>
        <w:right w:val="none" w:sz="0" w:space="0" w:color="auto"/>
      </w:divBdr>
    </w:div>
    <w:div w:id="1762141263">
      <w:bodyDiv w:val="1"/>
      <w:marLeft w:val="0"/>
      <w:marRight w:val="0"/>
      <w:marTop w:val="0"/>
      <w:marBottom w:val="0"/>
      <w:divBdr>
        <w:top w:val="none" w:sz="0" w:space="0" w:color="auto"/>
        <w:left w:val="none" w:sz="0" w:space="0" w:color="auto"/>
        <w:bottom w:val="none" w:sz="0" w:space="0" w:color="auto"/>
        <w:right w:val="none" w:sz="0" w:space="0" w:color="auto"/>
      </w:divBdr>
      <w:divsChild>
        <w:div w:id="608204657">
          <w:marLeft w:val="0"/>
          <w:marRight w:val="0"/>
          <w:marTop w:val="0"/>
          <w:marBottom w:val="0"/>
          <w:divBdr>
            <w:top w:val="none" w:sz="0" w:space="0" w:color="auto"/>
            <w:left w:val="none" w:sz="0" w:space="0" w:color="auto"/>
            <w:bottom w:val="none" w:sz="0" w:space="0" w:color="auto"/>
            <w:right w:val="none" w:sz="0" w:space="0" w:color="auto"/>
          </w:divBdr>
        </w:div>
        <w:div w:id="1704865367">
          <w:marLeft w:val="0"/>
          <w:marRight w:val="0"/>
          <w:marTop w:val="0"/>
          <w:marBottom w:val="0"/>
          <w:divBdr>
            <w:top w:val="none" w:sz="0" w:space="0" w:color="auto"/>
            <w:left w:val="none" w:sz="0" w:space="0" w:color="auto"/>
            <w:bottom w:val="none" w:sz="0" w:space="0" w:color="auto"/>
            <w:right w:val="none" w:sz="0" w:space="0" w:color="auto"/>
          </w:divBdr>
        </w:div>
        <w:div w:id="1471551913">
          <w:marLeft w:val="0"/>
          <w:marRight w:val="0"/>
          <w:marTop w:val="0"/>
          <w:marBottom w:val="0"/>
          <w:divBdr>
            <w:top w:val="none" w:sz="0" w:space="0" w:color="auto"/>
            <w:left w:val="none" w:sz="0" w:space="0" w:color="auto"/>
            <w:bottom w:val="none" w:sz="0" w:space="0" w:color="auto"/>
            <w:right w:val="none" w:sz="0" w:space="0" w:color="auto"/>
          </w:divBdr>
        </w:div>
      </w:divsChild>
    </w:div>
    <w:div w:id="1769426793">
      <w:bodyDiv w:val="1"/>
      <w:marLeft w:val="0"/>
      <w:marRight w:val="0"/>
      <w:marTop w:val="0"/>
      <w:marBottom w:val="0"/>
      <w:divBdr>
        <w:top w:val="none" w:sz="0" w:space="0" w:color="auto"/>
        <w:left w:val="none" w:sz="0" w:space="0" w:color="auto"/>
        <w:bottom w:val="none" w:sz="0" w:space="0" w:color="auto"/>
        <w:right w:val="none" w:sz="0" w:space="0" w:color="auto"/>
      </w:divBdr>
    </w:div>
    <w:div w:id="1797336175">
      <w:bodyDiv w:val="1"/>
      <w:marLeft w:val="0"/>
      <w:marRight w:val="0"/>
      <w:marTop w:val="0"/>
      <w:marBottom w:val="0"/>
      <w:divBdr>
        <w:top w:val="none" w:sz="0" w:space="0" w:color="auto"/>
        <w:left w:val="none" w:sz="0" w:space="0" w:color="auto"/>
        <w:bottom w:val="none" w:sz="0" w:space="0" w:color="auto"/>
        <w:right w:val="none" w:sz="0" w:space="0" w:color="auto"/>
      </w:divBdr>
    </w:div>
    <w:div w:id="1900676755">
      <w:bodyDiv w:val="1"/>
      <w:marLeft w:val="0"/>
      <w:marRight w:val="0"/>
      <w:marTop w:val="0"/>
      <w:marBottom w:val="0"/>
      <w:divBdr>
        <w:top w:val="none" w:sz="0" w:space="0" w:color="auto"/>
        <w:left w:val="none" w:sz="0" w:space="0" w:color="auto"/>
        <w:bottom w:val="none" w:sz="0" w:space="0" w:color="auto"/>
        <w:right w:val="none" w:sz="0" w:space="0" w:color="auto"/>
      </w:divBdr>
      <w:divsChild>
        <w:div w:id="383407997">
          <w:marLeft w:val="0"/>
          <w:marRight w:val="0"/>
          <w:marTop w:val="0"/>
          <w:marBottom w:val="0"/>
          <w:divBdr>
            <w:top w:val="none" w:sz="0" w:space="0" w:color="auto"/>
            <w:left w:val="none" w:sz="0" w:space="0" w:color="auto"/>
            <w:bottom w:val="none" w:sz="0" w:space="0" w:color="auto"/>
            <w:right w:val="none" w:sz="0" w:space="0" w:color="auto"/>
          </w:divBdr>
          <w:divsChild>
            <w:div w:id="587691901">
              <w:marLeft w:val="0"/>
              <w:marRight w:val="0"/>
              <w:marTop w:val="0"/>
              <w:marBottom w:val="0"/>
              <w:divBdr>
                <w:top w:val="none" w:sz="0" w:space="0" w:color="auto"/>
                <w:left w:val="none" w:sz="0" w:space="0" w:color="auto"/>
                <w:bottom w:val="none" w:sz="0" w:space="0" w:color="auto"/>
                <w:right w:val="none" w:sz="0" w:space="0" w:color="auto"/>
              </w:divBdr>
            </w:div>
            <w:div w:id="1606183764">
              <w:marLeft w:val="0"/>
              <w:marRight w:val="0"/>
              <w:marTop w:val="0"/>
              <w:marBottom w:val="0"/>
              <w:divBdr>
                <w:top w:val="none" w:sz="0" w:space="0" w:color="auto"/>
                <w:left w:val="none" w:sz="0" w:space="0" w:color="auto"/>
                <w:bottom w:val="none" w:sz="0" w:space="0" w:color="auto"/>
                <w:right w:val="none" w:sz="0" w:space="0" w:color="auto"/>
              </w:divBdr>
              <w:divsChild>
                <w:div w:id="1322076254">
                  <w:marLeft w:val="0"/>
                  <w:marRight w:val="0"/>
                  <w:marTop w:val="0"/>
                  <w:marBottom w:val="0"/>
                  <w:divBdr>
                    <w:top w:val="none" w:sz="0" w:space="0" w:color="auto"/>
                    <w:left w:val="none" w:sz="0" w:space="0" w:color="auto"/>
                    <w:bottom w:val="none" w:sz="0" w:space="0" w:color="auto"/>
                    <w:right w:val="none" w:sz="0" w:space="0" w:color="auto"/>
                  </w:divBdr>
                  <w:divsChild>
                    <w:div w:id="3062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70716">
      <w:bodyDiv w:val="1"/>
      <w:marLeft w:val="0"/>
      <w:marRight w:val="0"/>
      <w:marTop w:val="0"/>
      <w:marBottom w:val="0"/>
      <w:divBdr>
        <w:top w:val="none" w:sz="0" w:space="0" w:color="auto"/>
        <w:left w:val="none" w:sz="0" w:space="0" w:color="auto"/>
        <w:bottom w:val="none" w:sz="0" w:space="0" w:color="auto"/>
        <w:right w:val="none" w:sz="0" w:space="0" w:color="auto"/>
      </w:divBdr>
    </w:div>
    <w:div w:id="2002418402">
      <w:bodyDiv w:val="1"/>
      <w:marLeft w:val="0"/>
      <w:marRight w:val="0"/>
      <w:marTop w:val="0"/>
      <w:marBottom w:val="0"/>
      <w:divBdr>
        <w:top w:val="none" w:sz="0" w:space="0" w:color="auto"/>
        <w:left w:val="none" w:sz="0" w:space="0" w:color="auto"/>
        <w:bottom w:val="none" w:sz="0" w:space="0" w:color="auto"/>
        <w:right w:val="none" w:sz="0" w:space="0" w:color="auto"/>
      </w:divBdr>
    </w:div>
    <w:div w:id="2004159447">
      <w:bodyDiv w:val="1"/>
      <w:marLeft w:val="0"/>
      <w:marRight w:val="0"/>
      <w:marTop w:val="0"/>
      <w:marBottom w:val="0"/>
      <w:divBdr>
        <w:top w:val="none" w:sz="0" w:space="0" w:color="auto"/>
        <w:left w:val="none" w:sz="0" w:space="0" w:color="auto"/>
        <w:bottom w:val="none" w:sz="0" w:space="0" w:color="auto"/>
        <w:right w:val="none" w:sz="0" w:space="0" w:color="auto"/>
      </w:divBdr>
    </w:div>
    <w:div w:id="203596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6.jpeg"/></Relationships>
</file>

<file path=word/_rels/header3.xml.rels><?xml version="1.0" encoding="UTF-8" standalone="yes"?>
<Relationships xmlns="http://schemas.openxmlformats.org/package/2006/relationships"><Relationship Id="rId2" Type="http://schemas.openxmlformats.org/officeDocument/2006/relationships/image" Target="media/image58.png"/><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28715A7-1D05-409E-AB8A-7B2C2631F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35</Pages>
  <Words>6212</Words>
  <Characters>35413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Hardware/Firmware Upgrade Retrofit Process</vt:lpstr>
    </vt:vector>
  </TitlesOfParts>
  <Company>ALMA</Company>
  <LinksUpToDate>false</LinksUpToDate>
  <CharactersWithSpaces>41542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Hardware/Firmware Upgrade Retrofit Process</dc:title>
  <dc:subject>AIVD-85.00.00.00-0026-A-PLA</dc:subject>
  <dc:creator>Bernhard Lopez</dc:creator>
  <cp:lastModifiedBy>Morgan McLeod</cp:lastModifiedBy>
  <cp:revision>21</cp:revision>
  <cp:lastPrinted>2010-10-13T18:47:00Z</cp:lastPrinted>
  <dcterms:created xsi:type="dcterms:W3CDTF">2016-01-26T16:07:00Z</dcterms:created>
  <dcterms:modified xsi:type="dcterms:W3CDTF">2016-03-04T17:22:00Z</dcterms:modified>
</cp:coreProperties>
</file>